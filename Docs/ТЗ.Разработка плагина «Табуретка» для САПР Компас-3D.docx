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F1BA0" w14:textId="77777777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1F23A2F7" w14:textId="31233035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Федеральное государственное </w:t>
      </w:r>
      <w:r w:rsidR="005D1880">
        <w:rPr>
          <w:rFonts w:cs="Times New Roman"/>
          <w:szCs w:val="28"/>
        </w:rPr>
        <w:t>автономное</w:t>
      </w:r>
      <w:r w:rsidRPr="00EC7C3E">
        <w:rPr>
          <w:rFonts w:cs="Times New Roman"/>
          <w:szCs w:val="28"/>
        </w:rPr>
        <w:t xml:space="preserve"> образовательное учреждени</w:t>
      </w:r>
      <w:r w:rsidR="00A87EE6">
        <w:rPr>
          <w:rFonts w:cs="Times New Roman"/>
          <w:szCs w:val="28"/>
        </w:rPr>
        <w:t>е</w:t>
      </w:r>
    </w:p>
    <w:p w14:paraId="352FAF67" w14:textId="77777777" w:rsidR="008C0FF7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высшего образования</w:t>
      </w:r>
    </w:p>
    <w:p w14:paraId="60242A77" w14:textId="77777777" w:rsidR="003C0D9E" w:rsidRPr="00EC7C3E" w:rsidRDefault="003C0D9E" w:rsidP="0090106E">
      <w:pPr>
        <w:ind w:firstLine="0"/>
        <w:jc w:val="center"/>
        <w:rPr>
          <w:rFonts w:cs="Times New Roman"/>
          <w:szCs w:val="28"/>
        </w:rPr>
      </w:pPr>
    </w:p>
    <w:p w14:paraId="0168DBD0" w14:textId="77777777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ТОМСКИЙ ГОСУДАРСТВЕННЫЙ УНИВЕРСИТЕТ СИСТЕМ</w:t>
      </w:r>
    </w:p>
    <w:p w14:paraId="2EC5626D" w14:textId="77777777" w:rsidR="008C0FF7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УПРАВЛЕНИЯ И РАДИОЭЛЕКТРОНИКИ (ТУСУР)</w:t>
      </w:r>
    </w:p>
    <w:p w14:paraId="65F6EA5D" w14:textId="77777777" w:rsidR="003C0D9E" w:rsidRPr="00EC7C3E" w:rsidRDefault="003C0D9E" w:rsidP="0090106E">
      <w:pPr>
        <w:ind w:firstLine="0"/>
        <w:jc w:val="center"/>
        <w:rPr>
          <w:rFonts w:cs="Times New Roman"/>
          <w:szCs w:val="28"/>
        </w:rPr>
      </w:pPr>
    </w:p>
    <w:p w14:paraId="655DBB59" w14:textId="77777777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Кафедра компьютерных систем в управлении и проектировании (КСУП)</w:t>
      </w:r>
    </w:p>
    <w:p w14:paraId="57E9432C" w14:textId="72E4BC4E" w:rsidR="008C0FF7" w:rsidRPr="003C0D9E" w:rsidRDefault="008C0FF7" w:rsidP="0090106E">
      <w:pPr>
        <w:ind w:firstLine="0"/>
        <w:jc w:val="center"/>
        <w:rPr>
          <w:rFonts w:cs="Times New Roman"/>
          <w:b/>
          <w:bCs/>
          <w:szCs w:val="28"/>
        </w:rPr>
      </w:pPr>
      <w:r w:rsidRPr="003C0D9E">
        <w:rPr>
          <w:rFonts w:cs="Times New Roman"/>
          <w:b/>
          <w:bCs/>
          <w:szCs w:val="28"/>
        </w:rPr>
        <w:t>РАЗРАБОТКА ПЛАГИНА «</w:t>
      </w:r>
      <w:r w:rsidR="0014171D">
        <w:rPr>
          <w:rFonts w:cs="Times New Roman"/>
          <w:b/>
          <w:bCs/>
          <w:szCs w:val="28"/>
        </w:rPr>
        <w:t>ТАБУРЕТКА</w:t>
      </w:r>
      <w:r w:rsidRPr="003C0D9E">
        <w:rPr>
          <w:rFonts w:cs="Times New Roman"/>
          <w:b/>
          <w:bCs/>
          <w:szCs w:val="28"/>
        </w:rPr>
        <w:t>»</w:t>
      </w:r>
    </w:p>
    <w:p w14:paraId="2844EDA8" w14:textId="7112D34A" w:rsidR="007A7FF3" w:rsidRPr="003C0D9E" w:rsidRDefault="008C0FF7" w:rsidP="005372EA">
      <w:pPr>
        <w:ind w:firstLine="0"/>
        <w:jc w:val="center"/>
        <w:rPr>
          <w:rFonts w:cs="Times New Roman"/>
          <w:b/>
          <w:bCs/>
          <w:szCs w:val="28"/>
        </w:rPr>
      </w:pPr>
      <w:r w:rsidRPr="003C0D9E">
        <w:rPr>
          <w:rFonts w:cs="Times New Roman"/>
          <w:b/>
          <w:bCs/>
          <w:szCs w:val="28"/>
        </w:rPr>
        <w:t>ДЛЯ «КОМПАС-3D»</w:t>
      </w:r>
    </w:p>
    <w:p w14:paraId="2D093E80" w14:textId="77777777" w:rsidR="007A7FF3" w:rsidRDefault="007A7FF3" w:rsidP="0090106E">
      <w:pPr>
        <w:ind w:firstLine="0"/>
        <w:jc w:val="center"/>
        <w:rPr>
          <w:rFonts w:cs="Times New Roman"/>
          <w:szCs w:val="28"/>
        </w:rPr>
      </w:pPr>
      <w:r w:rsidRPr="007A7FF3">
        <w:rPr>
          <w:rFonts w:cs="Times New Roman"/>
          <w:szCs w:val="28"/>
        </w:rPr>
        <w:t>ТЕХНИЧЕСКОЕ ЗАДАНИЕ</w:t>
      </w:r>
    </w:p>
    <w:p w14:paraId="28F28BF2" w14:textId="2E6D2AA1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по дисциплине</w:t>
      </w:r>
    </w:p>
    <w:p w14:paraId="7BEF8A51" w14:textId="77777777" w:rsidR="008C0FF7" w:rsidRPr="00EC7C3E" w:rsidRDefault="008C0FF7" w:rsidP="0090106E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«Основы разработки САПР» (ОРСАПР)</w:t>
      </w:r>
    </w:p>
    <w:p w14:paraId="3826E96F" w14:textId="77777777" w:rsidR="00EC7C3E" w:rsidRPr="00EC7C3E" w:rsidRDefault="00EC7C3E" w:rsidP="0090106E">
      <w:pPr>
        <w:ind w:firstLine="0"/>
        <w:jc w:val="left"/>
        <w:rPr>
          <w:rFonts w:cs="Times New Roman"/>
          <w:szCs w:val="28"/>
        </w:rPr>
      </w:pPr>
    </w:p>
    <w:p w14:paraId="1985C990" w14:textId="77777777" w:rsidR="00EC7C3E" w:rsidRPr="00EC7C3E" w:rsidRDefault="00EC7C3E" w:rsidP="0090106E">
      <w:pPr>
        <w:ind w:firstLine="0"/>
        <w:jc w:val="center"/>
        <w:rPr>
          <w:rFonts w:cs="Times New Roman"/>
          <w:szCs w:val="28"/>
        </w:rPr>
      </w:pPr>
    </w:p>
    <w:p w14:paraId="2F9A499A" w14:textId="77777777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Выполнил:</w:t>
      </w:r>
    </w:p>
    <w:p w14:paraId="4D065C4E" w14:textId="63EF9531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студент гр. 58</w:t>
      </w:r>
      <w:ins w:id="1" w:author="kekwxd3228@mail.ru" w:date="2026-09-22T23:30:00Z">
        <w:r w:rsidR="006F5460">
          <w:rPr>
            <w:rFonts w:cs="Times New Roman"/>
            <w:szCs w:val="28"/>
          </w:rPr>
          <w:t>3</w:t>
        </w:r>
      </w:ins>
      <w:del w:id="2" w:author="kekwxd3228@mail.ru" w:date="2026-09-22T23:30:00Z">
        <w:r w:rsidR="00EB527F" w:rsidDel="006F5460">
          <w:rPr>
            <w:rFonts w:cs="Times New Roman"/>
            <w:szCs w:val="28"/>
          </w:rPr>
          <w:delText>1</w:delText>
        </w:r>
      </w:del>
      <w:r w:rsidRPr="00EC7C3E">
        <w:rPr>
          <w:rFonts w:cs="Times New Roman"/>
          <w:szCs w:val="28"/>
        </w:rPr>
        <w:t>-</w:t>
      </w:r>
      <w:ins w:id="3" w:author="kekwxd3228@mail.ru" w:date="2026-09-22T23:30:00Z">
        <w:r w:rsidR="006F5460">
          <w:rPr>
            <w:rFonts w:cs="Times New Roman"/>
            <w:szCs w:val="28"/>
          </w:rPr>
          <w:t>1</w:t>
        </w:r>
      </w:ins>
      <w:del w:id="4" w:author="kekwxd3228@mail.ru" w:date="2026-09-22T23:30:00Z">
        <w:r w:rsidRPr="00EC7C3E" w:rsidDel="006F5460">
          <w:rPr>
            <w:rFonts w:cs="Times New Roman"/>
            <w:szCs w:val="28"/>
          </w:rPr>
          <w:delText>3</w:delText>
        </w:r>
      </w:del>
    </w:p>
    <w:p w14:paraId="0810017E" w14:textId="30313BDA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______________ </w:t>
      </w:r>
      <w:r w:rsidR="0014171D">
        <w:rPr>
          <w:rFonts w:cs="Times New Roman"/>
          <w:szCs w:val="28"/>
        </w:rPr>
        <w:t>Ковальчук М.С.</w:t>
      </w:r>
    </w:p>
    <w:p w14:paraId="6915FA7D" w14:textId="1132B3F2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«___» _______________ 202</w:t>
      </w:r>
      <w:r w:rsidR="0014171D">
        <w:rPr>
          <w:rFonts w:cs="Times New Roman"/>
          <w:szCs w:val="28"/>
        </w:rPr>
        <w:t>6</w:t>
      </w:r>
      <w:r w:rsidRPr="00EC7C3E">
        <w:rPr>
          <w:rFonts w:cs="Times New Roman"/>
          <w:szCs w:val="28"/>
        </w:rPr>
        <w:t xml:space="preserve"> г.</w:t>
      </w:r>
    </w:p>
    <w:p w14:paraId="0B3784B3" w14:textId="77777777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Руководитель:</w:t>
      </w:r>
    </w:p>
    <w:p w14:paraId="6BEA8118" w14:textId="77777777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к.т.н., доцент каф. КСУП</w:t>
      </w:r>
    </w:p>
    <w:p w14:paraId="1E676D28" w14:textId="77777777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______________ </w:t>
      </w:r>
      <w:proofErr w:type="spellStart"/>
      <w:r w:rsidRPr="00EC7C3E">
        <w:rPr>
          <w:rFonts w:cs="Times New Roman"/>
          <w:szCs w:val="28"/>
        </w:rPr>
        <w:t>Калентьев</w:t>
      </w:r>
      <w:proofErr w:type="spellEnd"/>
      <w:r w:rsidRPr="00EC7C3E">
        <w:rPr>
          <w:rFonts w:cs="Times New Roman"/>
          <w:szCs w:val="28"/>
        </w:rPr>
        <w:t xml:space="preserve"> А.А.</w:t>
      </w:r>
    </w:p>
    <w:p w14:paraId="00D35FB1" w14:textId="3DD983D8" w:rsidR="008C0FF7" w:rsidRPr="00EC7C3E" w:rsidRDefault="008C0FF7" w:rsidP="0090106E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«___» _______________ 202</w:t>
      </w:r>
      <w:r w:rsidR="0014171D">
        <w:rPr>
          <w:rFonts w:cs="Times New Roman"/>
          <w:szCs w:val="28"/>
        </w:rPr>
        <w:t>6</w:t>
      </w:r>
      <w:r w:rsidRPr="00EC7C3E">
        <w:rPr>
          <w:rFonts w:cs="Times New Roman"/>
          <w:szCs w:val="28"/>
        </w:rPr>
        <w:t xml:space="preserve"> г.</w:t>
      </w:r>
    </w:p>
    <w:p w14:paraId="152E5D92" w14:textId="77777777" w:rsidR="00BE286B" w:rsidRPr="00EC7C3E" w:rsidRDefault="00BE286B" w:rsidP="0090106E">
      <w:pPr>
        <w:ind w:firstLine="0"/>
        <w:jc w:val="right"/>
        <w:rPr>
          <w:rFonts w:cs="Times New Roman"/>
          <w:szCs w:val="28"/>
        </w:rPr>
      </w:pPr>
    </w:p>
    <w:p w14:paraId="5A6A4396" w14:textId="77777777" w:rsidR="00BE286B" w:rsidRPr="00EC7C3E" w:rsidRDefault="00BE286B" w:rsidP="0090106E">
      <w:pPr>
        <w:ind w:firstLine="0"/>
        <w:jc w:val="right"/>
        <w:rPr>
          <w:rFonts w:cs="Times New Roman"/>
          <w:szCs w:val="28"/>
        </w:rPr>
      </w:pPr>
    </w:p>
    <w:p w14:paraId="0AA0F0C0" w14:textId="77777777" w:rsidR="0090106E" w:rsidRDefault="0090106E" w:rsidP="0090106E">
      <w:pPr>
        <w:ind w:firstLine="0"/>
      </w:pPr>
    </w:p>
    <w:p w14:paraId="63139020" w14:textId="77777777" w:rsidR="0090106E" w:rsidRDefault="0090106E" w:rsidP="0090106E">
      <w:pPr>
        <w:ind w:firstLine="0"/>
      </w:pPr>
    </w:p>
    <w:p w14:paraId="7166B2F0" w14:textId="77777777" w:rsidR="0090106E" w:rsidRDefault="0090106E" w:rsidP="0090106E">
      <w:pPr>
        <w:ind w:firstLine="0"/>
      </w:pPr>
    </w:p>
    <w:p w14:paraId="1FC23182" w14:textId="77777777" w:rsidR="00CB2D40" w:rsidRDefault="00CB2D40" w:rsidP="0090106E">
      <w:pPr>
        <w:ind w:firstLine="0"/>
      </w:pPr>
    </w:p>
    <w:p w14:paraId="01560711" w14:textId="77777777" w:rsidR="009B26DE" w:rsidRPr="00EC7C3E" w:rsidRDefault="009B26DE" w:rsidP="0090106E">
      <w:pPr>
        <w:ind w:firstLine="0"/>
      </w:pPr>
    </w:p>
    <w:p w14:paraId="65BCF3B8" w14:textId="016504CB" w:rsidR="008478C5" w:rsidRDefault="00FD5701" w:rsidP="00313E9E">
      <w:pPr>
        <w:spacing w:line="240" w:lineRule="auto"/>
        <w:ind w:firstLine="0"/>
        <w:jc w:val="center"/>
        <w:rPr>
          <w:b/>
          <w:bCs/>
        </w:rPr>
      </w:pPr>
      <w:ins w:id="5" w:author="kekwxd3228@mail.ru" w:date="2026-09-23T11:05:00Z">
        <w:r>
          <w:rPr>
            <w:b/>
            <w:bCs/>
          </w:rPr>
          <w:lastRenderedPageBreak/>
          <w:t>ОГЛАВЛЕНИЕ</w:t>
        </w:r>
      </w:ins>
      <w:commentRangeStart w:id="6"/>
      <w:del w:id="7" w:author="kekwxd3228@mail.ru" w:date="2026-09-23T11:05:00Z">
        <w:r w:rsidR="008478C5" w:rsidRPr="008478C5" w:rsidDel="00FD5701">
          <w:rPr>
            <w:b/>
            <w:bCs/>
          </w:rPr>
          <w:delText>СОДЕРЖАНИЕ</w:delText>
        </w:r>
        <w:commentRangeEnd w:id="6"/>
        <w:r w:rsidR="008478C5" w:rsidDel="00FD5701">
          <w:rPr>
            <w:rStyle w:val="ad"/>
          </w:rPr>
          <w:commentReference w:id="6"/>
        </w:r>
      </w:del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447124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3358B" w14:textId="47085513" w:rsidR="00062389" w:rsidRDefault="00062389" w:rsidP="00062389">
          <w:pPr>
            <w:pStyle w:val="af7"/>
            <w:spacing w:before="0" w:line="360" w:lineRule="auto"/>
            <w:jc w:val="both"/>
          </w:pPr>
        </w:p>
        <w:p w14:paraId="6CD0ADDF" w14:textId="10282976" w:rsidR="00E070A5" w:rsidRPr="00757B96" w:rsidRDefault="00062389">
          <w:pPr>
            <w:pStyle w:val="13"/>
            <w:tabs>
              <w:tab w:val="right" w:leader="dot" w:pos="9345"/>
            </w:tabs>
            <w:rPr>
              <w:ins w:id="8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9" w:author="kekwxd3228@mail.ru" w:date="2026-10-07T10:31:00Z">
                <w:rPr>
                  <w:ins w:id="10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r w:rsidRPr="007970D6">
            <w:fldChar w:fldCharType="begin"/>
          </w:r>
          <w:r w:rsidRPr="007970D6">
            <w:instrText xml:space="preserve"> TOC \o "1-3" \h \z \u </w:instrText>
          </w:r>
          <w:r w:rsidRPr="007970D6">
            <w:fldChar w:fldCharType="separate"/>
          </w:r>
          <w:ins w:id="11" w:author="kekwxd3228@mail.ru" w:date="2026-10-07T10:26:00Z">
            <w:r w:rsidR="00E070A5" w:rsidRPr="00757B96">
              <w:rPr>
                <w:rStyle w:val="af4"/>
                <w:b/>
                <w:bCs/>
                <w:noProof/>
                <w:rPrChange w:id="1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="00E070A5" w:rsidRPr="00757B96">
              <w:rPr>
                <w:rStyle w:val="af4"/>
                <w:b/>
                <w:bCs/>
                <w:noProof/>
                <w:rPrChange w:id="1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="00E070A5" w:rsidRPr="00757B96">
              <w:rPr>
                <w:b/>
                <w:bCs/>
                <w:noProof/>
                <w:rPrChange w:id="14" w:author="kekwxd3228@mail.ru" w:date="2026-10-07T10:31:00Z">
                  <w:rPr>
                    <w:noProof/>
                  </w:rPr>
                </w:rPrChange>
              </w:rPr>
              <w:instrText>HYPERLINK \l "_Toc242261182"</w:instrText>
            </w:r>
            <w:r w:rsidR="00E070A5" w:rsidRPr="00757B96">
              <w:rPr>
                <w:rStyle w:val="af4"/>
                <w:b/>
                <w:bCs/>
                <w:noProof/>
                <w:rPrChange w:id="1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="00E070A5" w:rsidRPr="00757B96">
              <w:rPr>
                <w:rStyle w:val="af4"/>
                <w:b/>
                <w:bCs/>
                <w:noProof/>
                <w:rPrChange w:id="1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="00E070A5" w:rsidRPr="00757B96">
              <w:rPr>
                <w:rStyle w:val="af4"/>
                <w:b/>
                <w:bCs/>
                <w:noProof/>
                <w:rPrChange w:id="1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="00E070A5"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1 ОБЩИЕ СВЕДЕНИЯ</w:t>
            </w:r>
            <w:r w:rsidR="00E070A5" w:rsidRPr="00757B96">
              <w:rPr>
                <w:b/>
                <w:bCs/>
                <w:noProof/>
                <w:webHidden/>
                <w:rPrChange w:id="18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="00E070A5" w:rsidRPr="00757B96">
              <w:rPr>
                <w:b/>
                <w:bCs/>
                <w:noProof/>
                <w:webHidden/>
                <w:rPrChange w:id="19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="00E070A5" w:rsidRPr="00757B96">
              <w:rPr>
                <w:b/>
                <w:bCs/>
                <w:noProof/>
                <w:webHidden/>
                <w:rPrChange w:id="20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_Toc242261182 \h </w:instrText>
            </w:r>
            <w:r w:rsidR="00E070A5" w:rsidRPr="00757B96">
              <w:rPr>
                <w:b/>
                <w:bCs/>
                <w:noProof/>
                <w:webHidden/>
                <w:rPrChange w:id="21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="00E070A5" w:rsidRPr="00757B96">
            <w:rPr>
              <w:b/>
              <w:bCs/>
              <w:noProof/>
              <w:webHidden/>
              <w:rPrChange w:id="22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3" w:author="kekwxd3228@mail.ru" w:date="2026-10-07T10:26:00Z">
            <w:r w:rsidR="00E070A5" w:rsidRPr="00757B96">
              <w:rPr>
                <w:b/>
                <w:bCs/>
                <w:noProof/>
                <w:webHidden/>
                <w:rPrChange w:id="24" w:author="kekwxd3228@mail.ru" w:date="2026-10-07T10:31:00Z">
                  <w:rPr>
                    <w:noProof/>
                    <w:webHidden/>
                  </w:rPr>
                </w:rPrChange>
              </w:rPr>
              <w:t>5</w:t>
            </w:r>
            <w:r w:rsidR="00E070A5" w:rsidRPr="00757B96">
              <w:rPr>
                <w:b/>
                <w:bCs/>
                <w:noProof/>
                <w:webHidden/>
                <w:rPrChange w:id="25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="00E070A5" w:rsidRPr="00757B96">
              <w:rPr>
                <w:rStyle w:val="af4"/>
                <w:b/>
                <w:bCs/>
                <w:noProof/>
                <w:rPrChange w:id="2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CAB3FF2" w14:textId="6F9CC7CF" w:rsidR="00E070A5" w:rsidRPr="00757B96" w:rsidRDefault="00E070A5">
          <w:pPr>
            <w:pStyle w:val="23"/>
            <w:tabs>
              <w:tab w:val="right" w:leader="dot" w:pos="9345"/>
            </w:tabs>
            <w:rPr>
              <w:ins w:id="27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28" w:author="kekwxd3228@mail.ru" w:date="2026-10-07T10:31:00Z">
                <w:rPr>
                  <w:ins w:id="29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30" w:author="kekwxd3228@mail.ru" w:date="2026-10-07T10:26:00Z">
            <w:r w:rsidRPr="00757B96">
              <w:rPr>
                <w:rStyle w:val="af4"/>
                <w:b/>
                <w:bCs/>
                <w:noProof/>
                <w:rPrChange w:id="3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3" w:author="kekwxd3228@mail.ru" w:date="2026-10-07T10:31:00Z">
                  <w:rPr>
                    <w:noProof/>
                  </w:rPr>
                </w:rPrChange>
              </w:rPr>
              <w:instrText>HYPERLINK \l "_Toc242261183"</w:instrText>
            </w:r>
            <w:r w:rsidRPr="00757B96">
              <w:rPr>
                <w:rStyle w:val="af4"/>
                <w:b/>
                <w:bCs/>
                <w:noProof/>
                <w:rPrChange w:id="3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5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1.1 Полное наименование автоматизированной системы и её условное обозначение</w:t>
            </w:r>
            <w:r w:rsidRPr="00757B96">
              <w:rPr>
                <w:b/>
                <w:bCs/>
                <w:noProof/>
                <w:webHidden/>
                <w:rPrChange w:id="3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_Toc242261183 \h </w:instrText>
            </w:r>
            <w:r w:rsidRPr="00757B96">
              <w:rPr>
                <w:b/>
                <w:bCs/>
                <w:noProof/>
                <w:webHidden/>
                <w:rPrChange w:id="4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2" w:author="kekwxd3228@mail.ru" w:date="2026-10-07T10:26:00Z">
            <w:r w:rsidRPr="00757B96">
              <w:rPr>
                <w:b/>
                <w:bCs/>
                <w:noProof/>
                <w:webHidden/>
                <w:rPrChange w:id="43" w:author="kekwxd3228@mail.ru" w:date="2026-10-07T10:31:00Z">
                  <w:rPr>
                    <w:noProof/>
                    <w:webHidden/>
                  </w:rPr>
                </w:rPrChange>
              </w:rPr>
              <w:t>5</w:t>
            </w:r>
            <w:r w:rsidRPr="00757B96">
              <w:rPr>
                <w:b/>
                <w:bCs/>
                <w:noProof/>
                <w:webHidden/>
                <w:rPrChange w:id="4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70C0EB2C" w14:textId="206495B9" w:rsidR="00E070A5" w:rsidRPr="00757B96" w:rsidRDefault="00E070A5">
          <w:pPr>
            <w:pStyle w:val="23"/>
            <w:tabs>
              <w:tab w:val="right" w:leader="dot" w:pos="9345"/>
            </w:tabs>
            <w:rPr>
              <w:ins w:id="46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47" w:author="kekwxd3228@mail.ru" w:date="2026-10-07T10:31:00Z">
                <w:rPr>
                  <w:ins w:id="48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49" w:author="kekwxd3228@mail.ru" w:date="2026-10-07T10:26:00Z">
            <w:r w:rsidRPr="00757B96">
              <w:rPr>
                <w:rStyle w:val="af4"/>
                <w:b/>
                <w:bCs/>
                <w:noProof/>
                <w:rPrChange w:id="5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2" w:author="kekwxd3228@mail.ru" w:date="2026-10-07T10:31:00Z">
                  <w:rPr>
                    <w:noProof/>
                  </w:rPr>
                </w:rPrChange>
              </w:rPr>
              <w:instrText>HYPERLINK \l "_Toc242261184"</w:instrText>
            </w:r>
            <w:r w:rsidRPr="00757B96">
              <w:rPr>
                <w:rStyle w:val="af4"/>
                <w:b/>
                <w:bCs/>
                <w:noProof/>
                <w:rPrChange w:id="5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1.2 Наименование заказчика</w:t>
            </w:r>
            <w:r w:rsidRPr="00757B96">
              <w:rPr>
                <w:b/>
                <w:bCs/>
                <w:noProof/>
                <w:webHidden/>
                <w:rPrChange w:id="56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7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8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_Toc242261184 \h </w:instrText>
            </w:r>
            <w:r w:rsidRPr="00757B96">
              <w:rPr>
                <w:b/>
                <w:bCs/>
                <w:noProof/>
                <w:webHidden/>
                <w:rPrChange w:id="59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0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1" w:author="kekwxd3228@mail.ru" w:date="2026-10-07T10:26:00Z">
            <w:r w:rsidRPr="00757B96">
              <w:rPr>
                <w:b/>
                <w:bCs/>
                <w:noProof/>
                <w:webHidden/>
                <w:rPrChange w:id="62" w:author="kekwxd3228@mail.ru" w:date="2026-10-07T10:31:00Z">
                  <w:rPr>
                    <w:noProof/>
                    <w:webHidden/>
                  </w:rPr>
                </w:rPrChange>
              </w:rPr>
              <w:t>5</w:t>
            </w:r>
            <w:r w:rsidRPr="00757B96">
              <w:rPr>
                <w:b/>
                <w:bCs/>
                <w:noProof/>
                <w:webHidden/>
                <w:rPrChange w:id="63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340AE308" w14:textId="4DCB8AF7" w:rsidR="00E070A5" w:rsidRPr="00757B96" w:rsidRDefault="00E070A5">
          <w:pPr>
            <w:pStyle w:val="23"/>
            <w:tabs>
              <w:tab w:val="right" w:leader="dot" w:pos="9345"/>
            </w:tabs>
            <w:rPr>
              <w:ins w:id="65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6" w:author="kekwxd3228@mail.ru" w:date="2026-10-07T10:31:00Z">
                <w:rPr>
                  <w:ins w:id="67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8" w:author="kekwxd3228@mail.ru" w:date="2026-10-07T10:26:00Z">
            <w:r w:rsidRPr="00757B96">
              <w:rPr>
                <w:rStyle w:val="af4"/>
                <w:b/>
                <w:bCs/>
                <w:noProof/>
                <w:rPrChange w:id="6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0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1" w:author="kekwxd3228@mail.ru" w:date="2026-10-07T10:31:00Z">
                  <w:rPr>
                    <w:noProof/>
                  </w:rPr>
                </w:rPrChange>
              </w:rPr>
              <w:instrText>HYPERLINK \l "_Toc242261185"</w:instrText>
            </w:r>
            <w:r w:rsidRPr="00757B96">
              <w:rPr>
                <w:rStyle w:val="af4"/>
                <w:b/>
                <w:bCs/>
                <w:noProof/>
                <w:rPrChange w:id="7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3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1.3 Перечень документов, на основании которых создается АС</w:t>
            </w:r>
            <w:r w:rsidRPr="00757B96">
              <w:rPr>
                <w:b/>
                <w:bCs/>
                <w:noProof/>
                <w:webHidden/>
                <w:rPrChange w:id="75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6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7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_Toc242261185 \h </w:instrText>
            </w:r>
            <w:r w:rsidRPr="00757B96">
              <w:rPr>
                <w:b/>
                <w:bCs/>
                <w:noProof/>
                <w:webHidden/>
                <w:rPrChange w:id="78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9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0" w:author="kekwxd3228@mail.ru" w:date="2026-10-07T10:26:00Z">
            <w:r w:rsidRPr="00757B96">
              <w:rPr>
                <w:b/>
                <w:bCs/>
                <w:noProof/>
                <w:webHidden/>
                <w:rPrChange w:id="81" w:author="kekwxd3228@mail.ru" w:date="2026-10-07T10:31:00Z">
                  <w:rPr>
                    <w:noProof/>
                    <w:webHidden/>
                  </w:rPr>
                </w:rPrChange>
              </w:rPr>
              <w:t>5</w:t>
            </w:r>
            <w:r w:rsidRPr="00757B96">
              <w:rPr>
                <w:b/>
                <w:bCs/>
                <w:noProof/>
                <w:webHidden/>
                <w:rPrChange w:id="82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0B4810D" w14:textId="579582D2" w:rsidR="00E070A5" w:rsidRPr="00757B96" w:rsidRDefault="00E070A5">
          <w:pPr>
            <w:pStyle w:val="23"/>
            <w:tabs>
              <w:tab w:val="right" w:leader="dot" w:pos="9345"/>
            </w:tabs>
            <w:rPr>
              <w:ins w:id="84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85" w:author="kekwxd3228@mail.ru" w:date="2026-10-07T10:31:00Z">
                <w:rPr>
                  <w:ins w:id="86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87" w:author="kekwxd3228@mail.ru" w:date="2026-10-07T10:26:00Z">
            <w:r w:rsidRPr="00757B96">
              <w:rPr>
                <w:rStyle w:val="af4"/>
                <w:b/>
                <w:bCs/>
                <w:noProof/>
                <w:rPrChange w:id="8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89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90" w:author="kekwxd3228@mail.ru" w:date="2026-10-07T10:31:00Z">
                  <w:rPr>
                    <w:noProof/>
                  </w:rPr>
                </w:rPrChange>
              </w:rPr>
              <w:instrText>HYPERLINK \l "_Toc242261186"</w:instrText>
            </w:r>
            <w:r w:rsidRPr="00757B96">
              <w:rPr>
                <w:rStyle w:val="af4"/>
                <w:b/>
                <w:bCs/>
                <w:noProof/>
                <w:rPrChange w:id="9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92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9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1.4 Плановые сроки начала и окончания работы по созданию АС</w:t>
            </w:r>
            <w:r w:rsidRPr="00757B96">
              <w:rPr>
                <w:b/>
                <w:bCs/>
                <w:noProof/>
                <w:webHidden/>
                <w:rPrChange w:id="94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95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96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_Toc242261186 \h </w:instrText>
            </w:r>
            <w:r w:rsidRPr="00757B96">
              <w:rPr>
                <w:b/>
                <w:bCs/>
                <w:noProof/>
                <w:webHidden/>
                <w:rPrChange w:id="97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98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99" w:author="kekwxd3228@mail.ru" w:date="2026-10-07T10:26:00Z">
            <w:r w:rsidRPr="00757B96">
              <w:rPr>
                <w:b/>
                <w:bCs/>
                <w:noProof/>
                <w:webHidden/>
                <w:rPrChange w:id="100" w:author="kekwxd3228@mail.ru" w:date="2026-10-07T10:31:00Z">
                  <w:rPr>
                    <w:noProof/>
                    <w:webHidden/>
                  </w:rPr>
                </w:rPrChange>
              </w:rPr>
              <w:t>6</w:t>
            </w:r>
            <w:r w:rsidRPr="00757B96">
              <w:rPr>
                <w:b/>
                <w:bCs/>
                <w:noProof/>
                <w:webHidden/>
                <w:rPrChange w:id="101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0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7C78CB7" w14:textId="343F5E4E" w:rsidR="00E070A5" w:rsidRPr="00757B96" w:rsidRDefault="00E070A5">
          <w:pPr>
            <w:pStyle w:val="13"/>
            <w:tabs>
              <w:tab w:val="right" w:leader="dot" w:pos="9345"/>
            </w:tabs>
            <w:rPr>
              <w:ins w:id="103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104" w:author="kekwxd3228@mail.ru" w:date="2026-10-07T10:31:00Z">
                <w:rPr>
                  <w:ins w:id="105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106" w:author="kekwxd3228@mail.ru" w:date="2026-10-07T10:26:00Z">
            <w:r w:rsidRPr="00757B96">
              <w:rPr>
                <w:rStyle w:val="af4"/>
                <w:b/>
                <w:bCs/>
                <w:noProof/>
                <w:rPrChange w:id="10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108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109" w:author="kekwxd3228@mail.ru" w:date="2026-10-07T10:31:00Z">
                  <w:rPr>
                    <w:noProof/>
                  </w:rPr>
                </w:rPrChange>
              </w:rPr>
              <w:instrText>HYPERLINK \l "_Toc242261187"</w:instrText>
            </w:r>
            <w:r w:rsidRPr="00757B96">
              <w:rPr>
                <w:rStyle w:val="af4"/>
                <w:b/>
                <w:bCs/>
                <w:noProof/>
                <w:rPrChange w:id="110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111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11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2 ЦЕЛИ И НАЗНАЧЕНИЕ СОЗДАНИЯ АВТОМАТИЗИРОВАННОЙ СИСТЕМЫ</w:t>
            </w:r>
            <w:r w:rsidRPr="00757B96">
              <w:rPr>
                <w:b/>
                <w:bCs/>
                <w:noProof/>
                <w:webHidden/>
                <w:rPrChange w:id="113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114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115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_Toc242261187 \h </w:instrText>
            </w:r>
            <w:r w:rsidRPr="00757B96">
              <w:rPr>
                <w:b/>
                <w:bCs/>
                <w:noProof/>
                <w:webHidden/>
                <w:rPrChange w:id="116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117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118" w:author="kekwxd3228@mail.ru" w:date="2026-10-07T10:26:00Z">
            <w:r w:rsidRPr="00757B96">
              <w:rPr>
                <w:b/>
                <w:bCs/>
                <w:noProof/>
                <w:webHidden/>
                <w:rPrChange w:id="119" w:author="kekwxd3228@mail.ru" w:date="2026-10-07T10:31:00Z">
                  <w:rPr>
                    <w:noProof/>
                    <w:webHidden/>
                  </w:rPr>
                </w:rPrChange>
              </w:rPr>
              <w:t>7</w:t>
            </w:r>
            <w:r w:rsidRPr="00757B96">
              <w:rPr>
                <w:b/>
                <w:bCs/>
                <w:noProof/>
                <w:webHidden/>
                <w:rPrChange w:id="120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2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D6E1CC6" w14:textId="084D5CBC" w:rsidR="00E070A5" w:rsidRPr="00757B96" w:rsidRDefault="00E070A5">
          <w:pPr>
            <w:pStyle w:val="23"/>
            <w:tabs>
              <w:tab w:val="right" w:leader="dot" w:pos="9345"/>
            </w:tabs>
            <w:rPr>
              <w:ins w:id="122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123" w:author="kekwxd3228@mail.ru" w:date="2026-10-07T10:31:00Z">
                <w:rPr>
                  <w:ins w:id="124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125" w:author="kekwxd3228@mail.ru" w:date="2026-10-07T10:26:00Z">
            <w:r w:rsidRPr="00757B96">
              <w:rPr>
                <w:rStyle w:val="af4"/>
                <w:b/>
                <w:bCs/>
                <w:noProof/>
                <w:rPrChange w:id="12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127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128" w:author="kekwxd3228@mail.ru" w:date="2026-10-07T10:31:00Z">
                  <w:rPr>
                    <w:noProof/>
                  </w:rPr>
                </w:rPrChange>
              </w:rPr>
              <w:instrText>HYPERLINK \l "_Toc242261188"</w:instrText>
            </w:r>
            <w:r w:rsidRPr="00757B96">
              <w:rPr>
                <w:rStyle w:val="af4"/>
                <w:b/>
                <w:bCs/>
                <w:noProof/>
                <w:rPrChange w:id="129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130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13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2.1 Цели создания АС</w:t>
            </w:r>
            <w:r w:rsidRPr="00757B96">
              <w:rPr>
                <w:b/>
                <w:bCs/>
                <w:noProof/>
                <w:webHidden/>
                <w:rPrChange w:id="132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133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134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_Toc242261188 \h </w:instrText>
            </w:r>
            <w:r w:rsidRPr="00757B96">
              <w:rPr>
                <w:b/>
                <w:bCs/>
                <w:noProof/>
                <w:webHidden/>
                <w:rPrChange w:id="135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136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137" w:author="kekwxd3228@mail.ru" w:date="2026-10-07T10:26:00Z">
            <w:r w:rsidRPr="00757B96">
              <w:rPr>
                <w:b/>
                <w:bCs/>
                <w:noProof/>
                <w:webHidden/>
                <w:rPrChange w:id="138" w:author="kekwxd3228@mail.ru" w:date="2026-10-07T10:31:00Z">
                  <w:rPr>
                    <w:noProof/>
                    <w:webHidden/>
                  </w:rPr>
                </w:rPrChange>
              </w:rPr>
              <w:t>7</w:t>
            </w:r>
            <w:r w:rsidRPr="00757B96">
              <w:rPr>
                <w:b/>
                <w:bCs/>
                <w:noProof/>
                <w:webHidden/>
                <w:rPrChange w:id="139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4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452BF09" w14:textId="13F9FDF4" w:rsidR="00E070A5" w:rsidRPr="00757B96" w:rsidRDefault="00E070A5">
          <w:pPr>
            <w:pStyle w:val="23"/>
            <w:tabs>
              <w:tab w:val="right" w:leader="dot" w:pos="9345"/>
            </w:tabs>
            <w:rPr>
              <w:ins w:id="141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142" w:author="kekwxd3228@mail.ru" w:date="2026-10-07T10:31:00Z">
                <w:rPr>
                  <w:ins w:id="143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144" w:author="kekwxd3228@mail.ru" w:date="2026-10-07T10:26:00Z">
            <w:r w:rsidRPr="00757B96">
              <w:rPr>
                <w:rStyle w:val="af4"/>
                <w:b/>
                <w:bCs/>
                <w:noProof/>
                <w:rPrChange w:id="14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146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147" w:author="kekwxd3228@mail.ru" w:date="2026-10-07T10:31:00Z">
                  <w:rPr>
                    <w:noProof/>
                  </w:rPr>
                </w:rPrChange>
              </w:rPr>
              <w:instrText>HYPERLINK \l "_Toc242261189"</w:instrText>
            </w:r>
            <w:r w:rsidRPr="00757B96">
              <w:rPr>
                <w:rStyle w:val="af4"/>
                <w:b/>
                <w:bCs/>
                <w:noProof/>
                <w:rPrChange w:id="148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149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15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2.2 Назначение АС</w:t>
            </w:r>
            <w:r w:rsidRPr="00757B96">
              <w:rPr>
                <w:b/>
                <w:bCs/>
                <w:noProof/>
                <w:webHidden/>
                <w:rPrChange w:id="151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152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153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_Toc242261189 \h </w:instrText>
            </w:r>
            <w:r w:rsidRPr="00757B96">
              <w:rPr>
                <w:b/>
                <w:bCs/>
                <w:noProof/>
                <w:webHidden/>
                <w:rPrChange w:id="154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155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156" w:author="kekwxd3228@mail.ru" w:date="2026-10-07T10:26:00Z">
            <w:r w:rsidRPr="00757B96">
              <w:rPr>
                <w:b/>
                <w:bCs/>
                <w:noProof/>
                <w:webHidden/>
                <w:rPrChange w:id="157" w:author="kekwxd3228@mail.ru" w:date="2026-10-07T10:31:00Z">
                  <w:rPr>
                    <w:noProof/>
                    <w:webHidden/>
                  </w:rPr>
                </w:rPrChange>
              </w:rPr>
              <w:t>7</w:t>
            </w:r>
            <w:r w:rsidRPr="00757B96">
              <w:rPr>
                <w:b/>
                <w:bCs/>
                <w:noProof/>
                <w:webHidden/>
                <w:rPrChange w:id="158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5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5776D59" w14:textId="52EE1195" w:rsidR="00E070A5" w:rsidRPr="00757B96" w:rsidRDefault="00E070A5">
          <w:pPr>
            <w:pStyle w:val="13"/>
            <w:tabs>
              <w:tab w:val="right" w:leader="dot" w:pos="9345"/>
            </w:tabs>
            <w:rPr>
              <w:ins w:id="160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161" w:author="kekwxd3228@mail.ru" w:date="2026-10-07T10:31:00Z">
                <w:rPr>
                  <w:ins w:id="162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163" w:author="kekwxd3228@mail.ru" w:date="2026-10-07T10:26:00Z">
            <w:r w:rsidRPr="00757B96">
              <w:rPr>
                <w:rStyle w:val="af4"/>
                <w:b/>
                <w:bCs/>
                <w:noProof/>
                <w:rPrChange w:id="16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16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166" w:author="kekwxd3228@mail.ru" w:date="2026-10-07T10:31:00Z">
                  <w:rPr>
                    <w:noProof/>
                  </w:rPr>
                </w:rPrChange>
              </w:rPr>
              <w:instrText>HYPERLINK \l "_Toc242261190"</w:instrText>
            </w:r>
            <w:r w:rsidRPr="00757B96">
              <w:rPr>
                <w:rStyle w:val="af4"/>
                <w:b/>
                <w:bCs/>
                <w:noProof/>
                <w:rPrChange w:id="167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168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16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3 ТРЕБОВАНИЯ К АВТОМАТИЗИРОВАННОЙ СИСТЕМЕ</w:t>
            </w:r>
            <w:r w:rsidRPr="00757B96">
              <w:rPr>
                <w:b/>
                <w:bCs/>
                <w:noProof/>
                <w:webHidden/>
                <w:rPrChange w:id="170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171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172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_Toc242261190 \h </w:instrText>
            </w:r>
            <w:r w:rsidRPr="00757B96">
              <w:rPr>
                <w:b/>
                <w:bCs/>
                <w:noProof/>
                <w:webHidden/>
                <w:rPrChange w:id="173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174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175" w:author="kekwxd3228@mail.ru" w:date="2026-10-07T10:26:00Z">
            <w:r w:rsidRPr="00757B96">
              <w:rPr>
                <w:b/>
                <w:bCs/>
                <w:noProof/>
                <w:webHidden/>
                <w:rPrChange w:id="176" w:author="kekwxd3228@mail.ru" w:date="2026-10-07T10:31:00Z">
                  <w:rPr>
                    <w:noProof/>
                    <w:webHidden/>
                  </w:rPr>
                </w:rPrChange>
              </w:rPr>
              <w:t>8</w:t>
            </w:r>
            <w:r w:rsidRPr="00757B96">
              <w:rPr>
                <w:b/>
                <w:bCs/>
                <w:noProof/>
                <w:webHidden/>
                <w:rPrChange w:id="177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7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1AAC833" w14:textId="5E15D635" w:rsidR="00E070A5" w:rsidRPr="00757B96" w:rsidRDefault="00E070A5">
          <w:pPr>
            <w:pStyle w:val="23"/>
            <w:tabs>
              <w:tab w:val="right" w:leader="dot" w:pos="9345"/>
            </w:tabs>
            <w:rPr>
              <w:ins w:id="179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180" w:author="kekwxd3228@mail.ru" w:date="2026-10-07T10:31:00Z">
                <w:rPr>
                  <w:ins w:id="181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182" w:author="kekwxd3228@mail.ru" w:date="2026-10-07T10:26:00Z">
            <w:r w:rsidRPr="00757B96">
              <w:rPr>
                <w:rStyle w:val="af4"/>
                <w:b/>
                <w:bCs/>
                <w:noProof/>
                <w:rPrChange w:id="18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18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185" w:author="kekwxd3228@mail.ru" w:date="2026-10-07T10:31:00Z">
                  <w:rPr>
                    <w:noProof/>
                  </w:rPr>
                </w:rPrChange>
              </w:rPr>
              <w:instrText>HYPERLINK \l "_Toc242261191"</w:instrText>
            </w:r>
            <w:r w:rsidRPr="00757B96">
              <w:rPr>
                <w:rStyle w:val="af4"/>
                <w:b/>
                <w:bCs/>
                <w:noProof/>
                <w:rPrChange w:id="186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187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18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3.1 Требования к структуре АС в целом</w:t>
            </w:r>
            <w:r w:rsidRPr="00757B96">
              <w:rPr>
                <w:b/>
                <w:bCs/>
                <w:noProof/>
                <w:webHidden/>
                <w:rPrChange w:id="18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19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19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_Toc242261191 \h </w:instrText>
            </w:r>
            <w:r w:rsidRPr="00757B96">
              <w:rPr>
                <w:b/>
                <w:bCs/>
                <w:noProof/>
                <w:webHidden/>
                <w:rPrChange w:id="19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19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194" w:author="kekwxd3228@mail.ru" w:date="2026-10-07T10:26:00Z">
            <w:r w:rsidRPr="00757B96">
              <w:rPr>
                <w:b/>
                <w:bCs/>
                <w:noProof/>
                <w:webHidden/>
                <w:rPrChange w:id="195" w:author="kekwxd3228@mail.ru" w:date="2026-10-07T10:31:00Z">
                  <w:rPr>
                    <w:noProof/>
                    <w:webHidden/>
                  </w:rPr>
                </w:rPrChange>
              </w:rPr>
              <w:t>8</w:t>
            </w:r>
            <w:r w:rsidRPr="00757B96">
              <w:rPr>
                <w:b/>
                <w:bCs/>
                <w:noProof/>
                <w:webHidden/>
                <w:rPrChange w:id="19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19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FCF1056" w14:textId="5CD2DAB9" w:rsidR="00E070A5" w:rsidRPr="00757B96" w:rsidRDefault="00E070A5">
          <w:pPr>
            <w:pStyle w:val="31"/>
            <w:tabs>
              <w:tab w:val="right" w:leader="dot" w:pos="9345"/>
            </w:tabs>
            <w:rPr>
              <w:ins w:id="198" w:author="kekwxd3228@mail.ru" w:date="2026-10-07T10:26:00Z"/>
              <w:b/>
              <w:bCs/>
              <w:noProof/>
              <w:rPrChange w:id="199" w:author="kekwxd3228@mail.ru" w:date="2026-10-07T10:31:00Z">
                <w:rPr>
                  <w:ins w:id="200" w:author="kekwxd3228@mail.ru" w:date="2026-10-07T10:26:00Z"/>
                  <w:noProof/>
                </w:rPr>
              </w:rPrChange>
            </w:rPr>
          </w:pPr>
          <w:ins w:id="201" w:author="kekwxd3228@mail.ru" w:date="2026-10-07T10:26:00Z">
            <w:r w:rsidRPr="00757B96">
              <w:rPr>
                <w:rStyle w:val="af4"/>
                <w:b/>
                <w:bCs/>
                <w:noProof/>
                <w:rPrChange w:id="20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20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204" w:author="kekwxd3228@mail.ru" w:date="2026-10-07T10:31:00Z">
                  <w:rPr>
                    <w:noProof/>
                  </w:rPr>
                </w:rPrChange>
              </w:rPr>
              <w:instrText>HYPERLINK \l "_Toc242261192"</w:instrText>
            </w:r>
            <w:r w:rsidRPr="00757B96">
              <w:rPr>
                <w:rStyle w:val="af4"/>
                <w:b/>
                <w:bCs/>
                <w:noProof/>
                <w:rPrChange w:id="20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20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20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/>
                <w:b/>
                <w:bCs/>
                <w:noProof/>
                <w:lang w:eastAsia="zh-CN"/>
                <w:rPrChange w:id="208" w:author="kekwxd3228@mail.ru" w:date="2026-10-07T10:31:00Z">
                  <w:rPr>
                    <w:rStyle w:val="af4"/>
                    <w:rFonts w:eastAsia="SimSun"/>
                    <w:noProof/>
                    <w:lang w:eastAsia="zh-CN"/>
                  </w:rPr>
                </w:rPrChange>
              </w:rPr>
              <w:t>3.1.1 Требования к структуре и функционированию системы</w:t>
            </w:r>
            <w:r w:rsidRPr="00757B96">
              <w:rPr>
                <w:b/>
                <w:bCs/>
                <w:noProof/>
                <w:webHidden/>
                <w:rPrChange w:id="20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21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21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_Toc242261192 \h </w:instrText>
            </w:r>
            <w:r w:rsidRPr="00757B96">
              <w:rPr>
                <w:b/>
                <w:bCs/>
                <w:noProof/>
                <w:webHidden/>
                <w:rPrChange w:id="21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21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14" w:author="kekwxd3228@mail.ru" w:date="2026-10-07T10:26:00Z">
            <w:r w:rsidRPr="00757B96">
              <w:rPr>
                <w:b/>
                <w:bCs/>
                <w:noProof/>
                <w:webHidden/>
                <w:rPrChange w:id="215" w:author="kekwxd3228@mail.ru" w:date="2026-10-07T10:31:00Z">
                  <w:rPr>
                    <w:noProof/>
                    <w:webHidden/>
                  </w:rPr>
                </w:rPrChange>
              </w:rPr>
              <w:t>8</w:t>
            </w:r>
            <w:r w:rsidRPr="00757B96">
              <w:rPr>
                <w:b/>
                <w:bCs/>
                <w:noProof/>
                <w:webHidden/>
                <w:rPrChange w:id="21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21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5B29BD8" w14:textId="2634F440" w:rsidR="00E070A5" w:rsidRPr="00757B96" w:rsidRDefault="00E070A5">
          <w:pPr>
            <w:pStyle w:val="31"/>
            <w:tabs>
              <w:tab w:val="right" w:leader="dot" w:pos="9345"/>
            </w:tabs>
            <w:rPr>
              <w:ins w:id="218" w:author="kekwxd3228@mail.ru" w:date="2026-10-07T10:26:00Z"/>
              <w:b/>
              <w:bCs/>
              <w:noProof/>
              <w:rPrChange w:id="219" w:author="kekwxd3228@mail.ru" w:date="2026-10-07T10:31:00Z">
                <w:rPr>
                  <w:ins w:id="220" w:author="kekwxd3228@mail.ru" w:date="2026-10-07T10:26:00Z"/>
                  <w:noProof/>
                </w:rPr>
              </w:rPrChange>
            </w:rPr>
          </w:pPr>
          <w:ins w:id="221" w:author="kekwxd3228@mail.ru" w:date="2026-10-07T10:26:00Z">
            <w:r w:rsidRPr="00757B96">
              <w:rPr>
                <w:rStyle w:val="af4"/>
                <w:b/>
                <w:bCs/>
                <w:noProof/>
                <w:rPrChange w:id="22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22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224" w:author="kekwxd3228@mail.ru" w:date="2026-10-07T10:31:00Z">
                  <w:rPr>
                    <w:noProof/>
                  </w:rPr>
                </w:rPrChange>
              </w:rPr>
              <w:instrText>HYPERLINK \l "_Toc242261193"</w:instrText>
            </w:r>
            <w:r w:rsidRPr="00757B96">
              <w:rPr>
                <w:rStyle w:val="af4"/>
                <w:b/>
                <w:bCs/>
                <w:noProof/>
                <w:rPrChange w:id="22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22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22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/>
                <w:b/>
                <w:bCs/>
                <w:noProof/>
                <w:lang w:eastAsia="zh-CN"/>
                <w:rPrChange w:id="228" w:author="kekwxd3228@mail.ru" w:date="2026-10-07T10:31:00Z">
                  <w:rPr>
                    <w:rStyle w:val="af4"/>
                    <w:rFonts w:eastAsia="SimSun"/>
                    <w:noProof/>
                    <w:lang w:eastAsia="zh-CN"/>
                  </w:rPr>
                </w:rPrChange>
              </w:rPr>
              <w:t>3.1.2 Требования к численности и квалификации персонала системы</w:t>
            </w:r>
            <w:r w:rsidRPr="00757B96">
              <w:rPr>
                <w:b/>
                <w:bCs/>
                <w:noProof/>
                <w:webHidden/>
                <w:rPrChange w:id="22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23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23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_Toc242261193 \h </w:instrText>
            </w:r>
            <w:r w:rsidRPr="00757B96">
              <w:rPr>
                <w:b/>
                <w:bCs/>
                <w:noProof/>
                <w:webHidden/>
                <w:rPrChange w:id="23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23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34" w:author="kekwxd3228@mail.ru" w:date="2026-10-07T10:26:00Z">
            <w:r w:rsidRPr="00757B96">
              <w:rPr>
                <w:b/>
                <w:bCs/>
                <w:noProof/>
                <w:webHidden/>
                <w:rPrChange w:id="235" w:author="kekwxd3228@mail.ru" w:date="2026-10-07T10:31:00Z">
                  <w:rPr>
                    <w:noProof/>
                    <w:webHidden/>
                  </w:rPr>
                </w:rPrChange>
              </w:rPr>
              <w:t>9</w:t>
            </w:r>
            <w:r w:rsidRPr="00757B96">
              <w:rPr>
                <w:b/>
                <w:bCs/>
                <w:noProof/>
                <w:webHidden/>
                <w:rPrChange w:id="23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23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01176D3" w14:textId="4CFF22A4" w:rsidR="00E070A5" w:rsidRPr="00757B96" w:rsidRDefault="00E070A5">
          <w:pPr>
            <w:pStyle w:val="31"/>
            <w:tabs>
              <w:tab w:val="right" w:leader="dot" w:pos="9345"/>
            </w:tabs>
            <w:rPr>
              <w:ins w:id="238" w:author="kekwxd3228@mail.ru" w:date="2026-10-07T10:26:00Z"/>
              <w:b/>
              <w:bCs/>
              <w:noProof/>
              <w:rPrChange w:id="239" w:author="kekwxd3228@mail.ru" w:date="2026-10-07T10:31:00Z">
                <w:rPr>
                  <w:ins w:id="240" w:author="kekwxd3228@mail.ru" w:date="2026-10-07T10:26:00Z"/>
                  <w:noProof/>
                </w:rPr>
              </w:rPrChange>
            </w:rPr>
          </w:pPr>
          <w:ins w:id="241" w:author="kekwxd3228@mail.ru" w:date="2026-10-07T10:26:00Z">
            <w:r w:rsidRPr="00757B96">
              <w:rPr>
                <w:rStyle w:val="af4"/>
                <w:b/>
                <w:bCs/>
                <w:noProof/>
                <w:rPrChange w:id="24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24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244" w:author="kekwxd3228@mail.ru" w:date="2026-10-07T10:31:00Z">
                  <w:rPr>
                    <w:noProof/>
                  </w:rPr>
                </w:rPrChange>
              </w:rPr>
              <w:instrText>HYPERLINK \l "_Toc242261194"</w:instrText>
            </w:r>
            <w:r w:rsidRPr="00757B96">
              <w:rPr>
                <w:rStyle w:val="af4"/>
                <w:b/>
                <w:bCs/>
                <w:noProof/>
                <w:rPrChange w:id="24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24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24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/>
                <w:b/>
                <w:bCs/>
                <w:noProof/>
                <w:lang w:eastAsia="zh-CN"/>
                <w:rPrChange w:id="248" w:author="kekwxd3228@mail.ru" w:date="2026-10-07T10:31:00Z">
                  <w:rPr>
                    <w:rStyle w:val="af4"/>
                    <w:rFonts w:eastAsia="SimSun"/>
                    <w:noProof/>
                    <w:lang w:eastAsia="zh-CN"/>
                  </w:rPr>
                </w:rPrChange>
              </w:rPr>
              <w:t>3.1.3 Показатели назначения</w:t>
            </w:r>
            <w:r w:rsidRPr="00757B96">
              <w:rPr>
                <w:b/>
                <w:bCs/>
                <w:noProof/>
                <w:webHidden/>
                <w:rPrChange w:id="24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25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25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_Toc242261194 \h </w:instrText>
            </w:r>
            <w:r w:rsidRPr="00757B96">
              <w:rPr>
                <w:b/>
                <w:bCs/>
                <w:noProof/>
                <w:webHidden/>
                <w:rPrChange w:id="25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25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54" w:author="kekwxd3228@mail.ru" w:date="2026-10-07T10:26:00Z">
            <w:r w:rsidRPr="00757B96">
              <w:rPr>
                <w:b/>
                <w:bCs/>
                <w:noProof/>
                <w:webHidden/>
                <w:rPrChange w:id="255" w:author="kekwxd3228@mail.ru" w:date="2026-10-07T10:31:00Z">
                  <w:rPr>
                    <w:noProof/>
                    <w:webHidden/>
                  </w:rPr>
                </w:rPrChange>
              </w:rPr>
              <w:t>9</w:t>
            </w:r>
            <w:r w:rsidRPr="00757B96">
              <w:rPr>
                <w:b/>
                <w:bCs/>
                <w:noProof/>
                <w:webHidden/>
                <w:rPrChange w:id="25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25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9084FD3" w14:textId="22659482" w:rsidR="00E070A5" w:rsidRPr="00757B96" w:rsidRDefault="00E070A5">
          <w:pPr>
            <w:pStyle w:val="31"/>
            <w:tabs>
              <w:tab w:val="right" w:leader="dot" w:pos="9345"/>
            </w:tabs>
            <w:rPr>
              <w:ins w:id="258" w:author="kekwxd3228@mail.ru" w:date="2026-10-07T10:26:00Z"/>
              <w:b/>
              <w:bCs/>
              <w:noProof/>
              <w:rPrChange w:id="259" w:author="kekwxd3228@mail.ru" w:date="2026-10-07T10:31:00Z">
                <w:rPr>
                  <w:ins w:id="260" w:author="kekwxd3228@mail.ru" w:date="2026-10-07T10:26:00Z"/>
                  <w:noProof/>
                </w:rPr>
              </w:rPrChange>
            </w:rPr>
          </w:pPr>
          <w:ins w:id="261" w:author="kekwxd3228@mail.ru" w:date="2026-10-07T10:26:00Z">
            <w:r w:rsidRPr="00757B96">
              <w:rPr>
                <w:rStyle w:val="af4"/>
                <w:b/>
                <w:bCs/>
                <w:noProof/>
                <w:rPrChange w:id="26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26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264" w:author="kekwxd3228@mail.ru" w:date="2026-10-07T10:31:00Z">
                  <w:rPr>
                    <w:noProof/>
                  </w:rPr>
                </w:rPrChange>
              </w:rPr>
              <w:instrText>HYPERLINK \l "_Toc242261195"</w:instrText>
            </w:r>
            <w:r w:rsidRPr="00757B96">
              <w:rPr>
                <w:rStyle w:val="af4"/>
                <w:b/>
                <w:bCs/>
                <w:noProof/>
                <w:rPrChange w:id="26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26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26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26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3.1.4 Требования к надёжности</w:t>
            </w:r>
            <w:r w:rsidRPr="00757B96">
              <w:rPr>
                <w:b/>
                <w:bCs/>
                <w:noProof/>
                <w:webHidden/>
                <w:rPrChange w:id="26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27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27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_Toc242261195 \h </w:instrText>
            </w:r>
            <w:r w:rsidRPr="00757B96">
              <w:rPr>
                <w:b/>
                <w:bCs/>
                <w:noProof/>
                <w:webHidden/>
                <w:rPrChange w:id="27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27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74" w:author="kekwxd3228@mail.ru" w:date="2026-10-07T10:26:00Z">
            <w:r w:rsidRPr="00757B96">
              <w:rPr>
                <w:b/>
                <w:bCs/>
                <w:noProof/>
                <w:webHidden/>
                <w:rPrChange w:id="275" w:author="kekwxd3228@mail.ru" w:date="2026-10-07T10:31:00Z">
                  <w:rPr>
                    <w:noProof/>
                    <w:webHidden/>
                  </w:rPr>
                </w:rPrChange>
              </w:rPr>
              <w:t>10</w:t>
            </w:r>
            <w:r w:rsidRPr="00757B96">
              <w:rPr>
                <w:b/>
                <w:bCs/>
                <w:noProof/>
                <w:webHidden/>
                <w:rPrChange w:id="27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27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EEB1CF4" w14:textId="7F5D6EB8" w:rsidR="00E070A5" w:rsidRPr="00757B96" w:rsidRDefault="00E070A5">
          <w:pPr>
            <w:pStyle w:val="31"/>
            <w:tabs>
              <w:tab w:val="right" w:leader="dot" w:pos="9345"/>
            </w:tabs>
            <w:rPr>
              <w:ins w:id="278" w:author="kekwxd3228@mail.ru" w:date="2026-10-07T10:26:00Z"/>
              <w:b/>
              <w:bCs/>
              <w:noProof/>
              <w:rPrChange w:id="279" w:author="kekwxd3228@mail.ru" w:date="2026-10-07T10:31:00Z">
                <w:rPr>
                  <w:ins w:id="280" w:author="kekwxd3228@mail.ru" w:date="2026-10-07T10:26:00Z"/>
                  <w:noProof/>
                </w:rPr>
              </w:rPrChange>
            </w:rPr>
          </w:pPr>
          <w:ins w:id="281" w:author="kekwxd3228@mail.ru" w:date="2026-10-07T10:26:00Z">
            <w:r w:rsidRPr="00757B96">
              <w:rPr>
                <w:rStyle w:val="af4"/>
                <w:b/>
                <w:bCs/>
                <w:noProof/>
                <w:rPrChange w:id="28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28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284" w:author="kekwxd3228@mail.ru" w:date="2026-10-07T10:31:00Z">
                  <w:rPr>
                    <w:noProof/>
                  </w:rPr>
                </w:rPrChange>
              </w:rPr>
              <w:instrText>HYPERLINK \l "_Toc242261196"</w:instrText>
            </w:r>
            <w:r w:rsidRPr="00757B96">
              <w:rPr>
                <w:rStyle w:val="af4"/>
                <w:b/>
                <w:bCs/>
                <w:noProof/>
                <w:rPrChange w:id="28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28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28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28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3.1.5 Требования к безопасности</w:t>
            </w:r>
            <w:r w:rsidRPr="00757B96">
              <w:rPr>
                <w:b/>
                <w:bCs/>
                <w:noProof/>
                <w:webHidden/>
                <w:rPrChange w:id="28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29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29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_Toc242261196 \h </w:instrText>
            </w:r>
            <w:r w:rsidRPr="00757B96">
              <w:rPr>
                <w:b/>
                <w:bCs/>
                <w:noProof/>
                <w:webHidden/>
                <w:rPrChange w:id="29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29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294" w:author="kekwxd3228@mail.ru" w:date="2026-10-07T10:26:00Z">
            <w:r w:rsidRPr="00757B96">
              <w:rPr>
                <w:b/>
                <w:bCs/>
                <w:noProof/>
                <w:webHidden/>
                <w:rPrChange w:id="295" w:author="kekwxd3228@mail.ru" w:date="2026-10-07T10:31:00Z">
                  <w:rPr>
                    <w:noProof/>
                    <w:webHidden/>
                  </w:rPr>
                </w:rPrChange>
              </w:rPr>
              <w:t>10</w:t>
            </w:r>
            <w:r w:rsidRPr="00757B96">
              <w:rPr>
                <w:b/>
                <w:bCs/>
                <w:noProof/>
                <w:webHidden/>
                <w:rPrChange w:id="29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29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7CC2AB88" w14:textId="08EB26B2" w:rsidR="00E070A5" w:rsidRPr="00757B96" w:rsidRDefault="00E070A5">
          <w:pPr>
            <w:pStyle w:val="31"/>
            <w:tabs>
              <w:tab w:val="right" w:leader="dot" w:pos="9345"/>
            </w:tabs>
            <w:rPr>
              <w:ins w:id="298" w:author="kekwxd3228@mail.ru" w:date="2026-10-07T10:26:00Z"/>
              <w:b/>
              <w:bCs/>
              <w:noProof/>
              <w:rPrChange w:id="299" w:author="kekwxd3228@mail.ru" w:date="2026-10-07T10:31:00Z">
                <w:rPr>
                  <w:ins w:id="300" w:author="kekwxd3228@mail.ru" w:date="2026-10-07T10:26:00Z"/>
                  <w:noProof/>
                </w:rPr>
              </w:rPrChange>
            </w:rPr>
          </w:pPr>
          <w:ins w:id="301" w:author="kekwxd3228@mail.ru" w:date="2026-10-07T10:26:00Z">
            <w:r w:rsidRPr="00757B96">
              <w:rPr>
                <w:rStyle w:val="af4"/>
                <w:b/>
                <w:bCs/>
                <w:noProof/>
                <w:rPrChange w:id="30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0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04" w:author="kekwxd3228@mail.ru" w:date="2026-10-07T10:31:00Z">
                  <w:rPr>
                    <w:noProof/>
                  </w:rPr>
                </w:rPrChange>
              </w:rPr>
              <w:instrText>HYPERLINK \l "_Toc242261197"</w:instrText>
            </w:r>
            <w:r w:rsidRPr="00757B96">
              <w:rPr>
                <w:rStyle w:val="af4"/>
                <w:b/>
                <w:bCs/>
                <w:noProof/>
                <w:rPrChange w:id="30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0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0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30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3.1.6 Требования к эргономике и технической эстетике</w:t>
            </w:r>
            <w:r w:rsidRPr="00757B96">
              <w:rPr>
                <w:b/>
                <w:bCs/>
                <w:noProof/>
                <w:webHidden/>
                <w:rPrChange w:id="30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1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1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_Toc242261197 \h </w:instrText>
            </w:r>
            <w:r w:rsidRPr="00757B96">
              <w:rPr>
                <w:b/>
                <w:bCs/>
                <w:noProof/>
                <w:webHidden/>
                <w:rPrChange w:id="31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31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314" w:author="kekwxd3228@mail.ru" w:date="2026-10-07T10:26:00Z">
            <w:r w:rsidRPr="00757B96">
              <w:rPr>
                <w:b/>
                <w:bCs/>
                <w:noProof/>
                <w:webHidden/>
                <w:rPrChange w:id="315" w:author="kekwxd3228@mail.ru" w:date="2026-10-07T10:31:00Z">
                  <w:rPr>
                    <w:noProof/>
                    <w:webHidden/>
                  </w:rPr>
                </w:rPrChange>
              </w:rPr>
              <w:t>10</w:t>
            </w:r>
            <w:r w:rsidRPr="00757B96">
              <w:rPr>
                <w:b/>
                <w:bCs/>
                <w:noProof/>
                <w:webHidden/>
                <w:rPrChange w:id="31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31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33B7A04" w14:textId="29785FC5" w:rsidR="00E070A5" w:rsidRPr="00757B96" w:rsidRDefault="00E070A5">
          <w:pPr>
            <w:pStyle w:val="31"/>
            <w:tabs>
              <w:tab w:val="right" w:leader="dot" w:pos="9345"/>
            </w:tabs>
            <w:rPr>
              <w:ins w:id="318" w:author="kekwxd3228@mail.ru" w:date="2026-10-07T10:26:00Z"/>
              <w:b/>
              <w:bCs/>
              <w:noProof/>
              <w:rPrChange w:id="319" w:author="kekwxd3228@mail.ru" w:date="2026-10-07T10:31:00Z">
                <w:rPr>
                  <w:ins w:id="320" w:author="kekwxd3228@mail.ru" w:date="2026-10-07T10:26:00Z"/>
                  <w:noProof/>
                </w:rPr>
              </w:rPrChange>
            </w:rPr>
          </w:pPr>
          <w:ins w:id="321" w:author="kekwxd3228@mail.ru" w:date="2026-10-07T10:26:00Z">
            <w:r w:rsidRPr="00757B96">
              <w:rPr>
                <w:rStyle w:val="af4"/>
                <w:b/>
                <w:bCs/>
                <w:noProof/>
                <w:rPrChange w:id="32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2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24" w:author="kekwxd3228@mail.ru" w:date="2026-10-07T10:31:00Z">
                  <w:rPr>
                    <w:noProof/>
                  </w:rPr>
                </w:rPrChange>
              </w:rPr>
              <w:instrText>HYPERLINK \l "_Toc242261198"</w:instrText>
            </w:r>
            <w:r w:rsidRPr="00757B96">
              <w:rPr>
                <w:rStyle w:val="af4"/>
                <w:b/>
                <w:bCs/>
                <w:noProof/>
                <w:rPrChange w:id="32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2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2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32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3.1.7 Требования к эксплуатации, техническому обслуживанию, ремонту и хранению компонентов системы</w:t>
            </w:r>
            <w:r w:rsidRPr="00757B96">
              <w:rPr>
                <w:b/>
                <w:bCs/>
                <w:noProof/>
                <w:webHidden/>
                <w:rPrChange w:id="32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3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3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_Toc242261198 \h </w:instrText>
            </w:r>
            <w:r w:rsidRPr="00757B96">
              <w:rPr>
                <w:b/>
                <w:bCs/>
                <w:noProof/>
                <w:webHidden/>
                <w:rPrChange w:id="33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33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334" w:author="kekwxd3228@mail.ru" w:date="2026-10-07T10:26:00Z">
            <w:r w:rsidRPr="00757B96">
              <w:rPr>
                <w:b/>
                <w:bCs/>
                <w:noProof/>
                <w:webHidden/>
                <w:rPrChange w:id="335" w:author="kekwxd3228@mail.ru" w:date="2026-10-07T10:31:00Z">
                  <w:rPr>
                    <w:noProof/>
                    <w:webHidden/>
                  </w:rPr>
                </w:rPrChange>
              </w:rPr>
              <w:t>10</w:t>
            </w:r>
            <w:r w:rsidRPr="00757B96">
              <w:rPr>
                <w:b/>
                <w:bCs/>
                <w:noProof/>
                <w:webHidden/>
                <w:rPrChange w:id="33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33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BC4BDCD" w14:textId="7D444A99" w:rsidR="00E070A5" w:rsidRPr="00757B96" w:rsidRDefault="00E070A5">
          <w:pPr>
            <w:pStyle w:val="31"/>
            <w:tabs>
              <w:tab w:val="right" w:leader="dot" w:pos="9345"/>
            </w:tabs>
            <w:rPr>
              <w:ins w:id="338" w:author="kekwxd3228@mail.ru" w:date="2026-10-07T10:26:00Z"/>
              <w:b/>
              <w:bCs/>
              <w:noProof/>
              <w:rPrChange w:id="339" w:author="kekwxd3228@mail.ru" w:date="2026-10-07T10:31:00Z">
                <w:rPr>
                  <w:ins w:id="340" w:author="kekwxd3228@mail.ru" w:date="2026-10-07T10:26:00Z"/>
                  <w:noProof/>
                </w:rPr>
              </w:rPrChange>
            </w:rPr>
          </w:pPr>
          <w:ins w:id="341" w:author="kekwxd3228@mail.ru" w:date="2026-10-07T10:26:00Z">
            <w:r w:rsidRPr="00757B96">
              <w:rPr>
                <w:rStyle w:val="af4"/>
                <w:b/>
                <w:bCs/>
                <w:noProof/>
                <w:rPrChange w:id="34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4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44" w:author="kekwxd3228@mail.ru" w:date="2026-10-07T10:31:00Z">
                  <w:rPr>
                    <w:noProof/>
                  </w:rPr>
                </w:rPrChange>
              </w:rPr>
              <w:instrText>HYPERLINK \l "_Toc242261199"</w:instrText>
            </w:r>
            <w:r w:rsidRPr="00757B96">
              <w:rPr>
                <w:rStyle w:val="af4"/>
                <w:b/>
                <w:bCs/>
                <w:noProof/>
                <w:rPrChange w:id="34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4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4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34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3.1.8 Требования к защите информации от несанкционированного доступа</w:t>
            </w:r>
            <w:r w:rsidRPr="00757B96">
              <w:rPr>
                <w:b/>
                <w:bCs/>
                <w:noProof/>
                <w:webHidden/>
                <w:rPrChange w:id="34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5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5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_Toc242261199 \h </w:instrText>
            </w:r>
            <w:r w:rsidRPr="00757B96">
              <w:rPr>
                <w:b/>
                <w:bCs/>
                <w:noProof/>
                <w:webHidden/>
                <w:rPrChange w:id="35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35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354" w:author="kekwxd3228@mail.ru" w:date="2026-10-07T10:26:00Z">
            <w:r w:rsidRPr="00757B96">
              <w:rPr>
                <w:b/>
                <w:bCs/>
                <w:noProof/>
                <w:webHidden/>
                <w:rPrChange w:id="355" w:author="kekwxd3228@mail.ru" w:date="2026-10-07T10:31:00Z">
                  <w:rPr>
                    <w:noProof/>
                    <w:webHidden/>
                  </w:rPr>
                </w:rPrChange>
              </w:rPr>
              <w:t>10</w:t>
            </w:r>
            <w:r w:rsidRPr="00757B96">
              <w:rPr>
                <w:b/>
                <w:bCs/>
                <w:noProof/>
                <w:webHidden/>
                <w:rPrChange w:id="35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35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35B22CDA" w14:textId="049263EA" w:rsidR="00E070A5" w:rsidRPr="00757B96" w:rsidRDefault="00E070A5">
          <w:pPr>
            <w:pStyle w:val="31"/>
            <w:tabs>
              <w:tab w:val="right" w:leader="dot" w:pos="9345"/>
            </w:tabs>
            <w:rPr>
              <w:ins w:id="358" w:author="kekwxd3228@mail.ru" w:date="2026-10-07T10:26:00Z"/>
              <w:b/>
              <w:bCs/>
              <w:noProof/>
              <w:rPrChange w:id="359" w:author="kekwxd3228@mail.ru" w:date="2026-10-07T10:31:00Z">
                <w:rPr>
                  <w:ins w:id="360" w:author="kekwxd3228@mail.ru" w:date="2026-10-07T10:26:00Z"/>
                  <w:noProof/>
                </w:rPr>
              </w:rPrChange>
            </w:rPr>
          </w:pPr>
          <w:ins w:id="361" w:author="kekwxd3228@mail.ru" w:date="2026-10-07T10:26:00Z">
            <w:r w:rsidRPr="00757B96">
              <w:rPr>
                <w:rStyle w:val="af4"/>
                <w:b/>
                <w:bCs/>
                <w:noProof/>
                <w:rPrChange w:id="362" w:author="kekwxd3228@mail.ru" w:date="2026-10-07T10:31:00Z">
                  <w:rPr>
                    <w:rStyle w:val="af4"/>
                    <w:noProof/>
                  </w:rPr>
                </w:rPrChange>
              </w:rPr>
              <w:lastRenderedPageBreak/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6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64" w:author="kekwxd3228@mail.ru" w:date="2026-10-07T10:31:00Z">
                  <w:rPr>
                    <w:noProof/>
                  </w:rPr>
                </w:rPrChange>
              </w:rPr>
              <w:instrText>HYPERLINK \l "_Toc242261200"</w:instrText>
            </w:r>
            <w:r w:rsidRPr="00757B96">
              <w:rPr>
                <w:rStyle w:val="af4"/>
                <w:b/>
                <w:bCs/>
                <w:noProof/>
                <w:rPrChange w:id="36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6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6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36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3.1.9 Требования по сохранности информации при авариях</w:t>
            </w:r>
            <w:r w:rsidRPr="00757B96">
              <w:rPr>
                <w:b/>
                <w:bCs/>
                <w:noProof/>
                <w:webHidden/>
                <w:rPrChange w:id="36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7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7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_Toc242261200 \h </w:instrText>
            </w:r>
            <w:r w:rsidRPr="00757B96">
              <w:rPr>
                <w:b/>
                <w:bCs/>
                <w:noProof/>
                <w:webHidden/>
                <w:rPrChange w:id="37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37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374" w:author="kekwxd3228@mail.ru" w:date="2026-10-07T10:26:00Z">
            <w:r w:rsidRPr="00757B96">
              <w:rPr>
                <w:b/>
                <w:bCs/>
                <w:noProof/>
                <w:webHidden/>
                <w:rPrChange w:id="375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37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37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F6F76B3" w14:textId="1DCFCB12" w:rsidR="00E070A5" w:rsidRPr="00757B96" w:rsidRDefault="00E070A5">
          <w:pPr>
            <w:pStyle w:val="31"/>
            <w:tabs>
              <w:tab w:val="right" w:leader="dot" w:pos="9345"/>
            </w:tabs>
            <w:rPr>
              <w:ins w:id="378" w:author="kekwxd3228@mail.ru" w:date="2026-10-07T10:26:00Z"/>
              <w:b/>
              <w:bCs/>
              <w:noProof/>
              <w:rPrChange w:id="379" w:author="kekwxd3228@mail.ru" w:date="2026-10-07T10:31:00Z">
                <w:rPr>
                  <w:ins w:id="380" w:author="kekwxd3228@mail.ru" w:date="2026-10-07T10:26:00Z"/>
                  <w:noProof/>
                </w:rPr>
              </w:rPrChange>
            </w:rPr>
          </w:pPr>
          <w:ins w:id="381" w:author="kekwxd3228@mail.ru" w:date="2026-10-07T10:26:00Z">
            <w:r w:rsidRPr="00757B96">
              <w:rPr>
                <w:rStyle w:val="af4"/>
                <w:b/>
                <w:bCs/>
                <w:noProof/>
                <w:rPrChange w:id="38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38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384" w:author="kekwxd3228@mail.ru" w:date="2026-10-07T10:31:00Z">
                  <w:rPr>
                    <w:noProof/>
                  </w:rPr>
                </w:rPrChange>
              </w:rPr>
              <w:instrText>HYPERLINK \l "_Toc242261201"</w:instrText>
            </w:r>
            <w:r w:rsidRPr="00757B96">
              <w:rPr>
                <w:rStyle w:val="af4"/>
                <w:b/>
                <w:bCs/>
                <w:noProof/>
                <w:rPrChange w:id="38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38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38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38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3.1.10 Требования к защите от влияния внешних воздействий</w:t>
            </w:r>
            <w:r w:rsidRPr="00757B96">
              <w:rPr>
                <w:b/>
                <w:bCs/>
                <w:noProof/>
                <w:webHidden/>
                <w:rPrChange w:id="38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39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39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_Toc242261201 \h </w:instrText>
            </w:r>
            <w:r w:rsidRPr="00757B96">
              <w:rPr>
                <w:b/>
                <w:bCs/>
                <w:noProof/>
                <w:webHidden/>
                <w:rPrChange w:id="39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39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394" w:author="kekwxd3228@mail.ru" w:date="2026-10-07T10:26:00Z">
            <w:r w:rsidRPr="00757B96">
              <w:rPr>
                <w:b/>
                <w:bCs/>
                <w:noProof/>
                <w:webHidden/>
                <w:rPrChange w:id="395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39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39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22959CA" w14:textId="48B6A012" w:rsidR="00E070A5" w:rsidRPr="00757B96" w:rsidRDefault="00E070A5">
          <w:pPr>
            <w:pStyle w:val="31"/>
            <w:tabs>
              <w:tab w:val="right" w:leader="dot" w:pos="9345"/>
            </w:tabs>
            <w:rPr>
              <w:ins w:id="398" w:author="kekwxd3228@mail.ru" w:date="2026-10-07T10:26:00Z"/>
              <w:b/>
              <w:bCs/>
              <w:noProof/>
              <w:rPrChange w:id="399" w:author="kekwxd3228@mail.ru" w:date="2026-10-07T10:31:00Z">
                <w:rPr>
                  <w:ins w:id="400" w:author="kekwxd3228@mail.ru" w:date="2026-10-07T10:26:00Z"/>
                  <w:noProof/>
                </w:rPr>
              </w:rPrChange>
            </w:rPr>
          </w:pPr>
          <w:ins w:id="401" w:author="kekwxd3228@mail.ru" w:date="2026-10-07T10:26:00Z">
            <w:r w:rsidRPr="00757B96">
              <w:rPr>
                <w:rStyle w:val="af4"/>
                <w:b/>
                <w:bCs/>
                <w:noProof/>
                <w:rPrChange w:id="40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40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404" w:author="kekwxd3228@mail.ru" w:date="2026-10-07T10:31:00Z">
                  <w:rPr>
                    <w:noProof/>
                  </w:rPr>
                </w:rPrChange>
              </w:rPr>
              <w:instrText>HYPERLINK \l "_Toc242261202"</w:instrText>
            </w:r>
            <w:r w:rsidRPr="00757B96">
              <w:rPr>
                <w:rStyle w:val="af4"/>
                <w:b/>
                <w:bCs/>
                <w:noProof/>
                <w:rPrChange w:id="40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40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40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40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3.1.11 Требования к патентной чистоте</w:t>
            </w:r>
            <w:r w:rsidRPr="00757B96">
              <w:rPr>
                <w:b/>
                <w:bCs/>
                <w:noProof/>
                <w:webHidden/>
                <w:rPrChange w:id="40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41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41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_Toc242261202 \h </w:instrText>
            </w:r>
            <w:r w:rsidRPr="00757B96">
              <w:rPr>
                <w:b/>
                <w:bCs/>
                <w:noProof/>
                <w:webHidden/>
                <w:rPrChange w:id="41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1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14" w:author="kekwxd3228@mail.ru" w:date="2026-10-07T10:26:00Z">
            <w:r w:rsidRPr="00757B96">
              <w:rPr>
                <w:b/>
                <w:bCs/>
                <w:noProof/>
                <w:webHidden/>
                <w:rPrChange w:id="415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41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1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7666D07" w14:textId="55F99887" w:rsidR="00E070A5" w:rsidRPr="00757B96" w:rsidRDefault="00E070A5">
          <w:pPr>
            <w:pStyle w:val="31"/>
            <w:tabs>
              <w:tab w:val="right" w:leader="dot" w:pos="9345"/>
            </w:tabs>
            <w:rPr>
              <w:ins w:id="418" w:author="kekwxd3228@mail.ru" w:date="2026-10-07T10:26:00Z"/>
              <w:b/>
              <w:bCs/>
              <w:noProof/>
              <w:rPrChange w:id="419" w:author="kekwxd3228@mail.ru" w:date="2026-10-07T10:31:00Z">
                <w:rPr>
                  <w:ins w:id="420" w:author="kekwxd3228@mail.ru" w:date="2026-10-07T10:26:00Z"/>
                  <w:noProof/>
                </w:rPr>
              </w:rPrChange>
            </w:rPr>
          </w:pPr>
          <w:ins w:id="421" w:author="kekwxd3228@mail.ru" w:date="2026-10-07T10:26:00Z">
            <w:r w:rsidRPr="00757B96">
              <w:rPr>
                <w:rStyle w:val="af4"/>
                <w:b/>
                <w:bCs/>
                <w:noProof/>
                <w:rPrChange w:id="42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42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424" w:author="kekwxd3228@mail.ru" w:date="2026-10-07T10:31:00Z">
                  <w:rPr>
                    <w:noProof/>
                  </w:rPr>
                </w:rPrChange>
              </w:rPr>
              <w:instrText>HYPERLINK \l "_Toc242261203"</w:instrText>
            </w:r>
            <w:r w:rsidRPr="00757B96">
              <w:rPr>
                <w:rStyle w:val="af4"/>
                <w:b/>
                <w:bCs/>
                <w:noProof/>
                <w:rPrChange w:id="42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42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42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428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3.1.12 Требования по стандартизации и унификации</w:t>
            </w:r>
            <w:r w:rsidRPr="00757B96">
              <w:rPr>
                <w:b/>
                <w:bCs/>
                <w:noProof/>
                <w:webHidden/>
                <w:rPrChange w:id="42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43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43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_Toc242261203 \h </w:instrText>
            </w:r>
            <w:r w:rsidRPr="00757B96">
              <w:rPr>
                <w:b/>
                <w:bCs/>
                <w:noProof/>
                <w:webHidden/>
                <w:rPrChange w:id="43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3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34" w:author="kekwxd3228@mail.ru" w:date="2026-10-07T10:26:00Z">
            <w:r w:rsidRPr="00757B96">
              <w:rPr>
                <w:b/>
                <w:bCs/>
                <w:noProof/>
                <w:webHidden/>
                <w:rPrChange w:id="435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43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3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3F718CCB" w14:textId="2DC3BB02" w:rsidR="00E070A5" w:rsidRPr="00757B96" w:rsidRDefault="00E070A5">
          <w:pPr>
            <w:pStyle w:val="23"/>
            <w:tabs>
              <w:tab w:val="right" w:leader="dot" w:pos="9345"/>
            </w:tabs>
            <w:rPr>
              <w:ins w:id="438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439" w:author="kekwxd3228@mail.ru" w:date="2026-10-07T10:31:00Z">
                <w:rPr>
                  <w:ins w:id="440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441" w:author="kekwxd3228@mail.ru" w:date="2026-10-07T10:26:00Z">
            <w:r w:rsidRPr="00757B96">
              <w:rPr>
                <w:rStyle w:val="af4"/>
                <w:b/>
                <w:bCs/>
                <w:noProof/>
                <w:rPrChange w:id="44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44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444" w:author="kekwxd3228@mail.ru" w:date="2026-10-07T10:31:00Z">
                  <w:rPr>
                    <w:noProof/>
                  </w:rPr>
                </w:rPrChange>
              </w:rPr>
              <w:instrText>HYPERLINK \l "_Toc242261204"</w:instrText>
            </w:r>
            <w:r w:rsidRPr="00757B96">
              <w:rPr>
                <w:rStyle w:val="af4"/>
                <w:b/>
                <w:bCs/>
                <w:noProof/>
                <w:rPrChange w:id="44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44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44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</w:rPr>
              <w:t>3.2 Требования к функциям (задачам), выполняемым АС</w:t>
            </w:r>
            <w:r w:rsidRPr="00757B96">
              <w:rPr>
                <w:b/>
                <w:bCs/>
                <w:noProof/>
                <w:webHidden/>
                <w:rPrChange w:id="448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449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450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_Toc242261204 \h </w:instrText>
            </w:r>
            <w:r w:rsidRPr="00757B96">
              <w:rPr>
                <w:b/>
                <w:bCs/>
                <w:noProof/>
                <w:webHidden/>
                <w:rPrChange w:id="451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52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53" w:author="kekwxd3228@mail.ru" w:date="2026-10-07T10:26:00Z">
            <w:r w:rsidRPr="00757B96">
              <w:rPr>
                <w:b/>
                <w:bCs/>
                <w:noProof/>
                <w:webHidden/>
                <w:rPrChange w:id="454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455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5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2332D21" w14:textId="67993D1B" w:rsidR="00E070A5" w:rsidRPr="00757B96" w:rsidRDefault="00E070A5">
          <w:pPr>
            <w:pStyle w:val="31"/>
            <w:tabs>
              <w:tab w:val="right" w:leader="dot" w:pos="9345"/>
            </w:tabs>
            <w:rPr>
              <w:ins w:id="457" w:author="kekwxd3228@mail.ru" w:date="2026-10-07T10:26:00Z"/>
              <w:b/>
              <w:bCs/>
              <w:noProof/>
              <w:rPrChange w:id="458" w:author="kekwxd3228@mail.ru" w:date="2026-10-07T10:31:00Z">
                <w:rPr>
                  <w:ins w:id="459" w:author="kekwxd3228@mail.ru" w:date="2026-10-07T10:26:00Z"/>
                  <w:noProof/>
                </w:rPr>
              </w:rPrChange>
            </w:rPr>
          </w:pPr>
          <w:ins w:id="460" w:author="kekwxd3228@mail.ru" w:date="2026-10-07T10:26:00Z">
            <w:r w:rsidRPr="00757B96">
              <w:rPr>
                <w:rStyle w:val="af4"/>
                <w:b/>
                <w:bCs/>
                <w:noProof/>
                <w:rPrChange w:id="46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46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463" w:author="kekwxd3228@mail.ru" w:date="2026-10-07T10:31:00Z">
                  <w:rPr>
                    <w:noProof/>
                  </w:rPr>
                </w:rPrChange>
              </w:rPr>
              <w:instrText>HYPERLINK \l "_Toc242261205"</w:instrText>
            </w:r>
            <w:r w:rsidRPr="00757B96">
              <w:rPr>
                <w:rStyle w:val="af4"/>
                <w:b/>
                <w:bCs/>
                <w:noProof/>
                <w:rPrChange w:id="46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465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46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467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3.2.1 Перечень функций, задач или их комплексов</w:t>
            </w:r>
            <w:r w:rsidRPr="00757B96">
              <w:rPr>
                <w:b/>
                <w:bCs/>
                <w:noProof/>
                <w:webHidden/>
                <w:rPrChange w:id="468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469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470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_Toc242261205 \h </w:instrText>
            </w:r>
            <w:r w:rsidRPr="00757B96">
              <w:rPr>
                <w:b/>
                <w:bCs/>
                <w:noProof/>
                <w:webHidden/>
                <w:rPrChange w:id="471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72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73" w:author="kekwxd3228@mail.ru" w:date="2026-10-07T10:26:00Z">
            <w:r w:rsidRPr="00757B96">
              <w:rPr>
                <w:b/>
                <w:bCs/>
                <w:noProof/>
                <w:webHidden/>
                <w:rPrChange w:id="474" w:author="kekwxd3228@mail.ru" w:date="2026-10-07T10:31:00Z">
                  <w:rPr>
                    <w:noProof/>
                    <w:webHidden/>
                  </w:rPr>
                </w:rPrChange>
              </w:rPr>
              <w:t>11</w:t>
            </w:r>
            <w:r w:rsidRPr="00757B96">
              <w:rPr>
                <w:b/>
                <w:bCs/>
                <w:noProof/>
                <w:webHidden/>
                <w:rPrChange w:id="475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7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056F541" w14:textId="61839421" w:rsidR="00E070A5" w:rsidRPr="00757B96" w:rsidRDefault="00E070A5">
          <w:pPr>
            <w:pStyle w:val="23"/>
            <w:tabs>
              <w:tab w:val="right" w:leader="dot" w:pos="9345"/>
            </w:tabs>
            <w:rPr>
              <w:ins w:id="477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478" w:author="kekwxd3228@mail.ru" w:date="2026-10-07T10:31:00Z">
                <w:rPr>
                  <w:ins w:id="479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480" w:author="kekwxd3228@mail.ru" w:date="2026-10-07T10:26:00Z">
            <w:r w:rsidRPr="00757B96">
              <w:rPr>
                <w:rStyle w:val="af4"/>
                <w:b/>
                <w:bCs/>
                <w:noProof/>
                <w:rPrChange w:id="48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48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483" w:author="kekwxd3228@mail.ru" w:date="2026-10-07T10:31:00Z">
                  <w:rPr>
                    <w:noProof/>
                  </w:rPr>
                </w:rPrChange>
              </w:rPr>
              <w:instrText>HYPERLINK \l "_Toc242261206"</w:instrText>
            </w:r>
            <w:r w:rsidRPr="00757B96">
              <w:rPr>
                <w:rStyle w:val="af4"/>
                <w:b/>
                <w:bCs/>
                <w:noProof/>
                <w:rPrChange w:id="48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485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48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</w:rPr>
              <w:t>3.3 Требования к видам обеспечения АС</w:t>
            </w:r>
            <w:r w:rsidRPr="00757B96">
              <w:rPr>
                <w:b/>
                <w:bCs/>
                <w:noProof/>
                <w:webHidden/>
                <w:rPrChange w:id="48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48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48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_Toc242261206 \h </w:instrText>
            </w:r>
            <w:r w:rsidRPr="00757B96">
              <w:rPr>
                <w:b/>
                <w:bCs/>
                <w:noProof/>
                <w:webHidden/>
                <w:rPrChange w:id="49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49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492" w:author="kekwxd3228@mail.ru" w:date="2026-10-07T10:26:00Z">
            <w:r w:rsidRPr="00757B96">
              <w:rPr>
                <w:b/>
                <w:bCs/>
                <w:noProof/>
                <w:webHidden/>
                <w:rPrChange w:id="493" w:author="kekwxd3228@mail.ru" w:date="2026-10-07T10:31:00Z">
                  <w:rPr>
                    <w:noProof/>
                    <w:webHidden/>
                  </w:rPr>
                </w:rPrChange>
              </w:rPr>
              <w:t>13</w:t>
            </w:r>
            <w:r w:rsidRPr="00757B96">
              <w:rPr>
                <w:b/>
                <w:bCs/>
                <w:noProof/>
                <w:webHidden/>
                <w:rPrChange w:id="49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49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30B5CD0" w14:textId="3DAACFB7" w:rsidR="00E070A5" w:rsidRPr="00757B96" w:rsidRDefault="00E070A5">
          <w:pPr>
            <w:pStyle w:val="31"/>
            <w:tabs>
              <w:tab w:val="right" w:leader="dot" w:pos="9345"/>
            </w:tabs>
            <w:rPr>
              <w:ins w:id="496" w:author="kekwxd3228@mail.ru" w:date="2026-10-07T10:26:00Z"/>
              <w:b/>
              <w:bCs/>
              <w:noProof/>
              <w:rPrChange w:id="497" w:author="kekwxd3228@mail.ru" w:date="2026-10-07T10:31:00Z">
                <w:rPr>
                  <w:ins w:id="498" w:author="kekwxd3228@mail.ru" w:date="2026-10-07T10:26:00Z"/>
                  <w:noProof/>
                </w:rPr>
              </w:rPrChange>
            </w:rPr>
          </w:pPr>
          <w:ins w:id="499" w:author="kekwxd3228@mail.ru" w:date="2026-10-07T10:26:00Z">
            <w:r w:rsidRPr="00757B96">
              <w:rPr>
                <w:rStyle w:val="af4"/>
                <w:b/>
                <w:bCs/>
                <w:noProof/>
                <w:rPrChange w:id="50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0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02" w:author="kekwxd3228@mail.ru" w:date="2026-10-07T10:31:00Z">
                  <w:rPr>
                    <w:noProof/>
                  </w:rPr>
                </w:rPrChange>
              </w:rPr>
              <w:instrText>HYPERLINK \l "_Toc242261207"</w:instrText>
            </w:r>
            <w:r w:rsidRPr="00757B96">
              <w:rPr>
                <w:rStyle w:val="af4"/>
                <w:b/>
                <w:bCs/>
                <w:noProof/>
                <w:rPrChange w:id="50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0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0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50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3.3.1 Требования к математическому обеспечению системы</w:t>
            </w:r>
            <w:r w:rsidRPr="00757B96">
              <w:rPr>
                <w:b/>
                <w:bCs/>
                <w:noProof/>
                <w:webHidden/>
                <w:rPrChange w:id="50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0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0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_Toc242261207 \h </w:instrText>
            </w:r>
            <w:r w:rsidRPr="00757B96">
              <w:rPr>
                <w:b/>
                <w:bCs/>
                <w:noProof/>
                <w:webHidden/>
                <w:rPrChange w:id="51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51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512" w:author="kekwxd3228@mail.ru" w:date="2026-10-07T10:26:00Z">
            <w:r w:rsidRPr="00757B96">
              <w:rPr>
                <w:b/>
                <w:bCs/>
                <w:noProof/>
                <w:webHidden/>
                <w:rPrChange w:id="513" w:author="kekwxd3228@mail.ru" w:date="2026-10-07T10:31:00Z">
                  <w:rPr>
                    <w:noProof/>
                    <w:webHidden/>
                  </w:rPr>
                </w:rPrChange>
              </w:rPr>
              <w:t>13</w:t>
            </w:r>
            <w:r w:rsidRPr="00757B96">
              <w:rPr>
                <w:b/>
                <w:bCs/>
                <w:noProof/>
                <w:webHidden/>
                <w:rPrChange w:id="51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51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5F469C2" w14:textId="5E8FFA12" w:rsidR="00E070A5" w:rsidRPr="00757B96" w:rsidRDefault="00E070A5">
          <w:pPr>
            <w:pStyle w:val="31"/>
            <w:tabs>
              <w:tab w:val="right" w:leader="dot" w:pos="9345"/>
            </w:tabs>
            <w:rPr>
              <w:ins w:id="516" w:author="kekwxd3228@mail.ru" w:date="2026-10-07T10:26:00Z"/>
              <w:b/>
              <w:bCs/>
              <w:noProof/>
              <w:rPrChange w:id="517" w:author="kekwxd3228@mail.ru" w:date="2026-10-07T10:31:00Z">
                <w:rPr>
                  <w:ins w:id="518" w:author="kekwxd3228@mail.ru" w:date="2026-10-07T10:26:00Z"/>
                  <w:noProof/>
                </w:rPr>
              </w:rPrChange>
            </w:rPr>
          </w:pPr>
          <w:ins w:id="519" w:author="kekwxd3228@mail.ru" w:date="2026-10-07T10:26:00Z">
            <w:r w:rsidRPr="00757B96">
              <w:rPr>
                <w:rStyle w:val="af4"/>
                <w:b/>
                <w:bCs/>
                <w:noProof/>
                <w:rPrChange w:id="52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2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22" w:author="kekwxd3228@mail.ru" w:date="2026-10-07T10:31:00Z">
                  <w:rPr>
                    <w:noProof/>
                  </w:rPr>
                </w:rPrChange>
              </w:rPr>
              <w:instrText>HYPERLINK \l "_Toc242261208"</w:instrText>
            </w:r>
            <w:r w:rsidRPr="00757B96">
              <w:rPr>
                <w:rStyle w:val="af4"/>
                <w:b/>
                <w:bCs/>
                <w:noProof/>
                <w:rPrChange w:id="52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2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2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52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3.3.2 Требования к информационному обеспечению системы</w:t>
            </w:r>
            <w:r w:rsidRPr="00757B96">
              <w:rPr>
                <w:b/>
                <w:bCs/>
                <w:noProof/>
                <w:webHidden/>
                <w:rPrChange w:id="52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2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2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_Toc242261208 \h </w:instrText>
            </w:r>
            <w:r w:rsidRPr="00757B96">
              <w:rPr>
                <w:b/>
                <w:bCs/>
                <w:noProof/>
                <w:webHidden/>
                <w:rPrChange w:id="53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53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532" w:author="kekwxd3228@mail.ru" w:date="2026-10-07T10:26:00Z">
            <w:r w:rsidRPr="00757B96">
              <w:rPr>
                <w:b/>
                <w:bCs/>
                <w:noProof/>
                <w:webHidden/>
                <w:rPrChange w:id="533" w:author="kekwxd3228@mail.ru" w:date="2026-10-07T10:31:00Z">
                  <w:rPr>
                    <w:noProof/>
                    <w:webHidden/>
                  </w:rPr>
                </w:rPrChange>
              </w:rPr>
              <w:t>13</w:t>
            </w:r>
            <w:r w:rsidRPr="00757B96">
              <w:rPr>
                <w:b/>
                <w:bCs/>
                <w:noProof/>
                <w:webHidden/>
                <w:rPrChange w:id="53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53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C89E4A9" w14:textId="3FA57025" w:rsidR="00E070A5" w:rsidRPr="00757B96" w:rsidRDefault="00E070A5">
          <w:pPr>
            <w:pStyle w:val="31"/>
            <w:tabs>
              <w:tab w:val="right" w:leader="dot" w:pos="9345"/>
            </w:tabs>
            <w:rPr>
              <w:ins w:id="536" w:author="kekwxd3228@mail.ru" w:date="2026-10-07T10:26:00Z"/>
              <w:b/>
              <w:bCs/>
              <w:noProof/>
              <w:rPrChange w:id="537" w:author="kekwxd3228@mail.ru" w:date="2026-10-07T10:31:00Z">
                <w:rPr>
                  <w:ins w:id="538" w:author="kekwxd3228@mail.ru" w:date="2026-10-07T10:26:00Z"/>
                  <w:noProof/>
                </w:rPr>
              </w:rPrChange>
            </w:rPr>
          </w:pPr>
          <w:ins w:id="539" w:author="kekwxd3228@mail.ru" w:date="2026-10-07T10:26:00Z">
            <w:r w:rsidRPr="00757B96">
              <w:rPr>
                <w:rStyle w:val="af4"/>
                <w:b/>
                <w:bCs/>
                <w:noProof/>
                <w:rPrChange w:id="54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4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42" w:author="kekwxd3228@mail.ru" w:date="2026-10-07T10:31:00Z">
                  <w:rPr>
                    <w:noProof/>
                  </w:rPr>
                </w:rPrChange>
              </w:rPr>
              <w:instrText>HYPERLINK \l "_Toc242261209"</w:instrText>
            </w:r>
            <w:r w:rsidRPr="00757B96">
              <w:rPr>
                <w:rStyle w:val="af4"/>
                <w:b/>
                <w:bCs/>
                <w:noProof/>
                <w:rPrChange w:id="54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4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4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54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3.3.3 Требования к лингвистическому обеспечению системы</w:t>
            </w:r>
            <w:r w:rsidRPr="00757B96">
              <w:rPr>
                <w:b/>
                <w:bCs/>
                <w:noProof/>
                <w:webHidden/>
                <w:rPrChange w:id="54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4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4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_Toc242261209 \h </w:instrText>
            </w:r>
            <w:r w:rsidRPr="00757B96">
              <w:rPr>
                <w:b/>
                <w:bCs/>
                <w:noProof/>
                <w:webHidden/>
                <w:rPrChange w:id="55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55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552" w:author="kekwxd3228@mail.ru" w:date="2026-10-07T10:26:00Z">
            <w:r w:rsidRPr="00757B96">
              <w:rPr>
                <w:b/>
                <w:bCs/>
                <w:noProof/>
                <w:webHidden/>
                <w:rPrChange w:id="553" w:author="kekwxd3228@mail.ru" w:date="2026-10-07T10:31:00Z">
                  <w:rPr>
                    <w:noProof/>
                    <w:webHidden/>
                  </w:rPr>
                </w:rPrChange>
              </w:rPr>
              <w:t>13</w:t>
            </w:r>
            <w:r w:rsidRPr="00757B96">
              <w:rPr>
                <w:b/>
                <w:bCs/>
                <w:noProof/>
                <w:webHidden/>
                <w:rPrChange w:id="55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55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115EF2E" w14:textId="58EC09D3" w:rsidR="00E070A5" w:rsidRPr="00757B96" w:rsidRDefault="00E070A5">
          <w:pPr>
            <w:pStyle w:val="31"/>
            <w:tabs>
              <w:tab w:val="right" w:leader="dot" w:pos="9345"/>
            </w:tabs>
            <w:rPr>
              <w:ins w:id="556" w:author="kekwxd3228@mail.ru" w:date="2026-10-07T10:26:00Z"/>
              <w:b/>
              <w:bCs/>
              <w:noProof/>
              <w:rPrChange w:id="557" w:author="kekwxd3228@mail.ru" w:date="2026-10-07T10:31:00Z">
                <w:rPr>
                  <w:ins w:id="558" w:author="kekwxd3228@mail.ru" w:date="2026-10-07T10:26:00Z"/>
                  <w:noProof/>
                </w:rPr>
              </w:rPrChange>
            </w:rPr>
          </w:pPr>
          <w:ins w:id="559" w:author="kekwxd3228@mail.ru" w:date="2026-10-07T10:26:00Z">
            <w:r w:rsidRPr="00757B96">
              <w:rPr>
                <w:rStyle w:val="af4"/>
                <w:b/>
                <w:bCs/>
                <w:noProof/>
                <w:rPrChange w:id="56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6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62" w:author="kekwxd3228@mail.ru" w:date="2026-10-07T10:31:00Z">
                  <w:rPr>
                    <w:noProof/>
                  </w:rPr>
                </w:rPrChange>
              </w:rPr>
              <w:instrText>HYPERLINK \l "_Toc242261210"</w:instrText>
            </w:r>
            <w:r w:rsidRPr="00757B96">
              <w:rPr>
                <w:rStyle w:val="af4"/>
                <w:b/>
                <w:bCs/>
                <w:noProof/>
                <w:rPrChange w:id="56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6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6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56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3.3.4 Требования к программному обеспечению системы</w:t>
            </w:r>
            <w:r w:rsidRPr="00757B96">
              <w:rPr>
                <w:b/>
                <w:bCs/>
                <w:noProof/>
                <w:webHidden/>
                <w:rPrChange w:id="56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6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6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_Toc242261210 \h </w:instrText>
            </w:r>
            <w:r w:rsidRPr="00757B96">
              <w:rPr>
                <w:b/>
                <w:bCs/>
                <w:noProof/>
                <w:webHidden/>
                <w:rPrChange w:id="57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57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572" w:author="kekwxd3228@mail.ru" w:date="2026-10-07T10:26:00Z">
            <w:r w:rsidRPr="00757B96">
              <w:rPr>
                <w:b/>
                <w:bCs/>
                <w:noProof/>
                <w:webHidden/>
                <w:rPrChange w:id="573" w:author="kekwxd3228@mail.ru" w:date="2026-10-07T10:31:00Z">
                  <w:rPr>
                    <w:noProof/>
                    <w:webHidden/>
                  </w:rPr>
                </w:rPrChange>
              </w:rPr>
              <w:t>13</w:t>
            </w:r>
            <w:r w:rsidRPr="00757B96">
              <w:rPr>
                <w:b/>
                <w:bCs/>
                <w:noProof/>
                <w:webHidden/>
                <w:rPrChange w:id="57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57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61856BA2" w14:textId="33AB2307" w:rsidR="00E070A5" w:rsidRPr="00757B96" w:rsidRDefault="00E070A5">
          <w:pPr>
            <w:pStyle w:val="31"/>
            <w:tabs>
              <w:tab w:val="right" w:leader="dot" w:pos="9345"/>
            </w:tabs>
            <w:rPr>
              <w:ins w:id="576" w:author="kekwxd3228@mail.ru" w:date="2026-10-07T10:26:00Z"/>
              <w:b/>
              <w:bCs/>
              <w:noProof/>
              <w:rPrChange w:id="577" w:author="kekwxd3228@mail.ru" w:date="2026-10-07T10:31:00Z">
                <w:rPr>
                  <w:ins w:id="578" w:author="kekwxd3228@mail.ru" w:date="2026-10-07T10:26:00Z"/>
                  <w:noProof/>
                </w:rPr>
              </w:rPrChange>
            </w:rPr>
          </w:pPr>
          <w:ins w:id="579" w:author="kekwxd3228@mail.ru" w:date="2026-10-07T10:26:00Z">
            <w:r w:rsidRPr="00757B96">
              <w:rPr>
                <w:rStyle w:val="af4"/>
                <w:b/>
                <w:bCs/>
                <w:noProof/>
                <w:rPrChange w:id="58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58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582" w:author="kekwxd3228@mail.ru" w:date="2026-10-07T10:31:00Z">
                  <w:rPr>
                    <w:noProof/>
                  </w:rPr>
                </w:rPrChange>
              </w:rPr>
              <w:instrText>HYPERLINK \l "_Toc242261211"</w:instrText>
            </w:r>
            <w:r w:rsidRPr="00757B96">
              <w:rPr>
                <w:rStyle w:val="af4"/>
                <w:b/>
                <w:bCs/>
                <w:noProof/>
                <w:rPrChange w:id="58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58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58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58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3.3.6 Требования к метрологическому обеспечению</w:t>
            </w:r>
            <w:r w:rsidRPr="00757B96">
              <w:rPr>
                <w:b/>
                <w:bCs/>
                <w:noProof/>
                <w:webHidden/>
                <w:rPrChange w:id="58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58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58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_Toc242261211 \h </w:instrText>
            </w:r>
            <w:r w:rsidRPr="00757B96">
              <w:rPr>
                <w:b/>
                <w:bCs/>
                <w:noProof/>
                <w:webHidden/>
                <w:rPrChange w:id="59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59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592" w:author="kekwxd3228@mail.ru" w:date="2026-10-07T10:26:00Z">
            <w:r w:rsidRPr="00757B96">
              <w:rPr>
                <w:b/>
                <w:bCs/>
                <w:noProof/>
                <w:webHidden/>
                <w:rPrChange w:id="593" w:author="kekwxd3228@mail.ru" w:date="2026-10-07T10:31:00Z">
                  <w:rPr>
                    <w:noProof/>
                    <w:webHidden/>
                  </w:rPr>
                </w:rPrChange>
              </w:rPr>
              <w:t>14</w:t>
            </w:r>
            <w:r w:rsidRPr="00757B96">
              <w:rPr>
                <w:b/>
                <w:bCs/>
                <w:noProof/>
                <w:webHidden/>
                <w:rPrChange w:id="59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59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67F2155" w14:textId="5041DBBD" w:rsidR="00E070A5" w:rsidRPr="00757B96" w:rsidRDefault="00E070A5">
          <w:pPr>
            <w:pStyle w:val="31"/>
            <w:tabs>
              <w:tab w:val="right" w:leader="dot" w:pos="9345"/>
            </w:tabs>
            <w:rPr>
              <w:ins w:id="596" w:author="kekwxd3228@mail.ru" w:date="2026-10-07T10:26:00Z"/>
              <w:b/>
              <w:bCs/>
              <w:noProof/>
              <w:rPrChange w:id="597" w:author="kekwxd3228@mail.ru" w:date="2026-10-07T10:31:00Z">
                <w:rPr>
                  <w:ins w:id="598" w:author="kekwxd3228@mail.ru" w:date="2026-10-07T10:26:00Z"/>
                  <w:noProof/>
                </w:rPr>
              </w:rPrChange>
            </w:rPr>
          </w:pPr>
          <w:ins w:id="599" w:author="kekwxd3228@mail.ru" w:date="2026-10-07T10:26:00Z">
            <w:r w:rsidRPr="00757B96">
              <w:rPr>
                <w:rStyle w:val="af4"/>
                <w:b/>
                <w:bCs/>
                <w:noProof/>
                <w:rPrChange w:id="60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0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02" w:author="kekwxd3228@mail.ru" w:date="2026-10-07T10:31:00Z">
                  <w:rPr>
                    <w:noProof/>
                  </w:rPr>
                </w:rPrChange>
              </w:rPr>
              <w:instrText>HYPERLINK \l "_Toc242261212"</w:instrText>
            </w:r>
            <w:r w:rsidRPr="00757B96">
              <w:rPr>
                <w:rStyle w:val="af4"/>
                <w:b/>
                <w:bCs/>
                <w:noProof/>
                <w:rPrChange w:id="60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60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60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  <w:rPrChange w:id="606" w:author="kekwxd3228@mail.ru" w:date="2026-10-07T10:31:00Z">
                  <w:rPr>
                    <w:rStyle w:val="af4"/>
                    <w:noProof/>
                    <w:lang w:eastAsia="zh-CN"/>
                  </w:rPr>
                </w:rPrChange>
              </w:rPr>
              <w:t>3.3.7 Требования к организационному обеспечению</w:t>
            </w:r>
            <w:r w:rsidRPr="00757B96">
              <w:rPr>
                <w:b/>
                <w:bCs/>
                <w:noProof/>
                <w:webHidden/>
                <w:rPrChange w:id="60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60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60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_Toc242261212 \h </w:instrText>
            </w:r>
            <w:r w:rsidRPr="00757B96">
              <w:rPr>
                <w:b/>
                <w:bCs/>
                <w:noProof/>
                <w:webHidden/>
                <w:rPrChange w:id="61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1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12" w:author="kekwxd3228@mail.ru" w:date="2026-10-07T10:26:00Z">
            <w:r w:rsidRPr="00757B96">
              <w:rPr>
                <w:b/>
                <w:bCs/>
                <w:noProof/>
                <w:webHidden/>
                <w:rPrChange w:id="613" w:author="kekwxd3228@mail.ru" w:date="2026-10-07T10:31:00Z">
                  <w:rPr>
                    <w:noProof/>
                    <w:webHidden/>
                  </w:rPr>
                </w:rPrChange>
              </w:rPr>
              <w:t>14</w:t>
            </w:r>
            <w:r w:rsidRPr="00757B96">
              <w:rPr>
                <w:b/>
                <w:bCs/>
                <w:noProof/>
                <w:webHidden/>
                <w:rPrChange w:id="61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1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662EA0E7" w14:textId="2432DDF2" w:rsidR="00E070A5" w:rsidRPr="00757B96" w:rsidRDefault="00E070A5">
          <w:pPr>
            <w:pStyle w:val="23"/>
            <w:tabs>
              <w:tab w:val="right" w:leader="dot" w:pos="9345"/>
            </w:tabs>
            <w:rPr>
              <w:ins w:id="616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17" w:author="kekwxd3228@mail.ru" w:date="2026-10-07T10:31:00Z">
                <w:rPr>
                  <w:ins w:id="618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19" w:author="kekwxd3228@mail.ru" w:date="2026-10-07T10:26:00Z">
            <w:r w:rsidRPr="00757B96">
              <w:rPr>
                <w:rStyle w:val="af4"/>
                <w:b/>
                <w:bCs/>
                <w:noProof/>
                <w:rPrChange w:id="62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2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22" w:author="kekwxd3228@mail.ru" w:date="2026-10-07T10:31:00Z">
                  <w:rPr>
                    <w:noProof/>
                  </w:rPr>
                </w:rPrChange>
              </w:rPr>
              <w:instrText>HYPERLINK \l "_Toc242261213"</w:instrText>
            </w:r>
            <w:r w:rsidRPr="00757B96">
              <w:rPr>
                <w:rStyle w:val="af4"/>
                <w:b/>
                <w:bCs/>
                <w:noProof/>
                <w:rPrChange w:id="62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62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62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</w:rPr>
              <w:t>3.4 Общие технические требования к АС</w:t>
            </w:r>
            <w:r w:rsidRPr="00757B96">
              <w:rPr>
                <w:b/>
                <w:bCs/>
                <w:noProof/>
                <w:webHidden/>
                <w:rPrChange w:id="626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627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628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_Toc242261213 \h </w:instrText>
            </w:r>
            <w:r w:rsidRPr="00757B96">
              <w:rPr>
                <w:b/>
                <w:bCs/>
                <w:noProof/>
                <w:webHidden/>
                <w:rPrChange w:id="629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30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31" w:author="kekwxd3228@mail.ru" w:date="2026-10-07T10:26:00Z">
            <w:r w:rsidRPr="00757B96">
              <w:rPr>
                <w:b/>
                <w:bCs/>
                <w:noProof/>
                <w:webHidden/>
                <w:rPrChange w:id="632" w:author="kekwxd3228@mail.ru" w:date="2026-10-07T10:31:00Z">
                  <w:rPr>
                    <w:noProof/>
                    <w:webHidden/>
                  </w:rPr>
                </w:rPrChange>
              </w:rPr>
              <w:t>14</w:t>
            </w:r>
            <w:r w:rsidRPr="00757B96">
              <w:rPr>
                <w:b/>
                <w:bCs/>
                <w:noProof/>
                <w:webHidden/>
                <w:rPrChange w:id="633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3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25DFB4C2" w14:textId="72410A27" w:rsidR="00E070A5" w:rsidRPr="00757B96" w:rsidRDefault="00E070A5">
          <w:pPr>
            <w:pStyle w:val="13"/>
            <w:tabs>
              <w:tab w:val="right" w:leader="dot" w:pos="9345"/>
            </w:tabs>
            <w:rPr>
              <w:ins w:id="635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36" w:author="kekwxd3228@mail.ru" w:date="2026-10-07T10:31:00Z">
                <w:rPr>
                  <w:ins w:id="637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38" w:author="kekwxd3228@mail.ru" w:date="2026-10-07T10:26:00Z">
            <w:r w:rsidRPr="00757B96">
              <w:rPr>
                <w:rStyle w:val="af4"/>
                <w:b/>
                <w:bCs/>
                <w:noProof/>
                <w:rPrChange w:id="63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40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41" w:author="kekwxd3228@mail.ru" w:date="2026-10-07T10:31:00Z">
                  <w:rPr>
                    <w:noProof/>
                  </w:rPr>
                </w:rPrChange>
              </w:rPr>
              <w:instrText>HYPERLINK \l "_Toc242261214"</w:instrText>
            </w:r>
            <w:r w:rsidRPr="00757B96">
              <w:rPr>
                <w:rStyle w:val="af4"/>
                <w:b/>
                <w:bCs/>
                <w:noProof/>
                <w:rPrChange w:id="64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643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64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b/>
                <w:bCs/>
                <w:noProof/>
                <w:lang w:eastAsia="zh-CN"/>
              </w:rPr>
              <w:t>4 СОСТАВ И СОДЕРЖАНИЕ РАБОТ ПО СОЗДАНИЮ АВТОМАТИЗИРОВАННОЙ СИСТЕМЫ</w:t>
            </w:r>
            <w:r w:rsidRPr="00757B96">
              <w:rPr>
                <w:b/>
                <w:bCs/>
                <w:noProof/>
                <w:webHidden/>
                <w:rPrChange w:id="645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646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647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_Toc242261214 \h </w:instrText>
            </w:r>
            <w:r w:rsidRPr="00757B96">
              <w:rPr>
                <w:b/>
                <w:bCs/>
                <w:noProof/>
                <w:webHidden/>
                <w:rPrChange w:id="648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49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50" w:author="kekwxd3228@mail.ru" w:date="2026-10-07T10:26:00Z">
            <w:r w:rsidRPr="00757B96">
              <w:rPr>
                <w:b/>
                <w:bCs/>
                <w:noProof/>
                <w:webHidden/>
                <w:rPrChange w:id="651" w:author="kekwxd3228@mail.ru" w:date="2026-10-07T10:31:00Z">
                  <w:rPr>
                    <w:noProof/>
                    <w:webHidden/>
                  </w:rPr>
                </w:rPrChange>
              </w:rPr>
              <w:t>15</w:t>
            </w:r>
            <w:r w:rsidRPr="00757B96">
              <w:rPr>
                <w:b/>
                <w:bCs/>
                <w:noProof/>
                <w:webHidden/>
                <w:rPrChange w:id="652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5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2262D1A" w14:textId="3C150D1C" w:rsidR="00E070A5" w:rsidRPr="00757B96" w:rsidRDefault="00E070A5">
          <w:pPr>
            <w:pStyle w:val="13"/>
            <w:tabs>
              <w:tab w:val="right" w:leader="dot" w:pos="9345"/>
            </w:tabs>
            <w:rPr>
              <w:ins w:id="654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55" w:author="kekwxd3228@mail.ru" w:date="2026-10-07T10:31:00Z">
                <w:rPr>
                  <w:ins w:id="656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57" w:author="kekwxd3228@mail.ru" w:date="2026-10-07T10:26:00Z">
            <w:r w:rsidRPr="00757B96">
              <w:rPr>
                <w:rStyle w:val="af4"/>
                <w:b/>
                <w:bCs/>
                <w:noProof/>
                <w:rPrChange w:id="65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59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60" w:author="kekwxd3228@mail.ru" w:date="2026-10-07T10:31:00Z">
                  <w:rPr>
                    <w:noProof/>
                  </w:rPr>
                </w:rPrChange>
              </w:rPr>
              <w:instrText>HYPERLINK \l "_Toc242261215"</w:instrText>
            </w:r>
            <w:r w:rsidRPr="00757B96">
              <w:rPr>
                <w:rStyle w:val="af4"/>
                <w:b/>
                <w:bCs/>
                <w:noProof/>
                <w:rPrChange w:id="66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662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66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5 ПОРЯДОК РАЗРАБОТКИ АВТОМАТИЗИРОВАННОЙ СИСТЕМЫ</w:t>
            </w:r>
            <w:r w:rsidRPr="00757B96">
              <w:rPr>
                <w:b/>
                <w:bCs/>
                <w:noProof/>
                <w:webHidden/>
                <w:rPrChange w:id="664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665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666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_Toc242261215 \h </w:instrText>
            </w:r>
            <w:r w:rsidRPr="00757B96">
              <w:rPr>
                <w:b/>
                <w:bCs/>
                <w:noProof/>
                <w:webHidden/>
                <w:rPrChange w:id="667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68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69" w:author="kekwxd3228@mail.ru" w:date="2026-10-07T10:26:00Z">
            <w:r w:rsidRPr="00757B96">
              <w:rPr>
                <w:b/>
                <w:bCs/>
                <w:noProof/>
                <w:webHidden/>
                <w:rPrChange w:id="670" w:author="kekwxd3228@mail.ru" w:date="2026-10-07T10:31:00Z">
                  <w:rPr>
                    <w:noProof/>
                    <w:webHidden/>
                  </w:rPr>
                </w:rPrChange>
              </w:rPr>
              <w:t>16</w:t>
            </w:r>
            <w:r w:rsidRPr="00757B96">
              <w:rPr>
                <w:b/>
                <w:bCs/>
                <w:noProof/>
                <w:webHidden/>
                <w:rPrChange w:id="671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7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D9D01E1" w14:textId="717B3219" w:rsidR="00E070A5" w:rsidRPr="00757B96" w:rsidRDefault="00E070A5">
          <w:pPr>
            <w:pStyle w:val="23"/>
            <w:tabs>
              <w:tab w:val="right" w:leader="dot" w:pos="9345"/>
            </w:tabs>
            <w:rPr>
              <w:ins w:id="673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74" w:author="kekwxd3228@mail.ru" w:date="2026-10-07T10:31:00Z">
                <w:rPr>
                  <w:ins w:id="675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76" w:author="kekwxd3228@mail.ru" w:date="2026-10-07T10:26:00Z">
            <w:r w:rsidRPr="00757B96">
              <w:rPr>
                <w:rStyle w:val="af4"/>
                <w:b/>
                <w:bCs/>
                <w:noProof/>
                <w:rPrChange w:id="67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78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79" w:author="kekwxd3228@mail.ru" w:date="2026-10-07T10:31:00Z">
                  <w:rPr>
                    <w:noProof/>
                  </w:rPr>
                </w:rPrChange>
              </w:rPr>
              <w:instrText>HYPERLINK \l "_Toc242261216"</w:instrText>
            </w:r>
            <w:r w:rsidRPr="00757B96">
              <w:rPr>
                <w:rStyle w:val="af4"/>
                <w:b/>
                <w:bCs/>
                <w:noProof/>
                <w:rPrChange w:id="680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681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68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5.1 Порядок организации разработки АС</w:t>
            </w:r>
            <w:r w:rsidRPr="00757B96">
              <w:rPr>
                <w:b/>
                <w:bCs/>
                <w:noProof/>
                <w:webHidden/>
                <w:rPrChange w:id="683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684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685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_Toc242261216 \h </w:instrText>
            </w:r>
            <w:r w:rsidRPr="00757B96">
              <w:rPr>
                <w:b/>
                <w:bCs/>
                <w:noProof/>
                <w:webHidden/>
                <w:rPrChange w:id="686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687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688" w:author="kekwxd3228@mail.ru" w:date="2026-10-07T10:26:00Z">
            <w:r w:rsidRPr="00757B96">
              <w:rPr>
                <w:b/>
                <w:bCs/>
                <w:noProof/>
                <w:webHidden/>
                <w:rPrChange w:id="689" w:author="kekwxd3228@mail.ru" w:date="2026-10-07T10:31:00Z">
                  <w:rPr>
                    <w:noProof/>
                    <w:webHidden/>
                  </w:rPr>
                </w:rPrChange>
              </w:rPr>
              <w:t>16</w:t>
            </w:r>
            <w:r w:rsidRPr="00757B96">
              <w:rPr>
                <w:b/>
                <w:bCs/>
                <w:noProof/>
                <w:webHidden/>
                <w:rPrChange w:id="690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69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6B5E00DC" w14:textId="214B0182" w:rsidR="00E070A5" w:rsidRPr="00757B96" w:rsidRDefault="00E070A5">
          <w:pPr>
            <w:pStyle w:val="23"/>
            <w:tabs>
              <w:tab w:val="right" w:leader="dot" w:pos="9345"/>
            </w:tabs>
            <w:rPr>
              <w:ins w:id="692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693" w:author="kekwxd3228@mail.ru" w:date="2026-10-07T10:31:00Z">
                <w:rPr>
                  <w:ins w:id="694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695" w:author="kekwxd3228@mail.ru" w:date="2026-10-07T10:26:00Z">
            <w:r w:rsidRPr="00757B96">
              <w:rPr>
                <w:rStyle w:val="af4"/>
                <w:b/>
                <w:bCs/>
                <w:noProof/>
                <w:rPrChange w:id="69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697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698" w:author="kekwxd3228@mail.ru" w:date="2026-10-07T10:31:00Z">
                  <w:rPr>
                    <w:noProof/>
                  </w:rPr>
                </w:rPrChange>
              </w:rPr>
              <w:instrText>HYPERLINK \l "_Toc242261217"</w:instrText>
            </w:r>
            <w:r w:rsidRPr="00757B96">
              <w:rPr>
                <w:rStyle w:val="af4"/>
                <w:b/>
                <w:bCs/>
                <w:noProof/>
                <w:rPrChange w:id="699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00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0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5.2 Перечень документов и исходных данных для разработки АС</w:t>
            </w:r>
            <w:r w:rsidRPr="00757B96">
              <w:rPr>
                <w:b/>
                <w:bCs/>
                <w:noProof/>
                <w:webHidden/>
                <w:rPrChange w:id="702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03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04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_Toc242261217 \h </w:instrText>
            </w:r>
            <w:r w:rsidRPr="00757B96">
              <w:rPr>
                <w:b/>
                <w:bCs/>
                <w:noProof/>
                <w:webHidden/>
                <w:rPrChange w:id="705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06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707" w:author="kekwxd3228@mail.ru" w:date="2026-10-07T10:26:00Z">
            <w:r w:rsidRPr="00757B96">
              <w:rPr>
                <w:b/>
                <w:bCs/>
                <w:noProof/>
                <w:webHidden/>
                <w:rPrChange w:id="708" w:author="kekwxd3228@mail.ru" w:date="2026-10-07T10:31:00Z">
                  <w:rPr>
                    <w:noProof/>
                    <w:webHidden/>
                  </w:rPr>
                </w:rPrChange>
              </w:rPr>
              <w:t>16</w:t>
            </w:r>
            <w:r w:rsidRPr="00757B96">
              <w:rPr>
                <w:b/>
                <w:bCs/>
                <w:noProof/>
                <w:webHidden/>
                <w:rPrChange w:id="709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71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053D5E3" w14:textId="13961ECF" w:rsidR="00E070A5" w:rsidRPr="00757B96" w:rsidRDefault="00E070A5">
          <w:pPr>
            <w:pStyle w:val="23"/>
            <w:tabs>
              <w:tab w:val="right" w:leader="dot" w:pos="9345"/>
            </w:tabs>
            <w:rPr>
              <w:ins w:id="711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712" w:author="kekwxd3228@mail.ru" w:date="2026-10-07T10:31:00Z">
                <w:rPr>
                  <w:ins w:id="713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714" w:author="kekwxd3228@mail.ru" w:date="2026-10-07T10:26:00Z">
            <w:r w:rsidRPr="00757B96">
              <w:rPr>
                <w:rStyle w:val="af4"/>
                <w:b/>
                <w:bCs/>
                <w:noProof/>
                <w:rPrChange w:id="71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16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17" w:author="kekwxd3228@mail.ru" w:date="2026-10-07T10:31:00Z">
                  <w:rPr>
                    <w:noProof/>
                  </w:rPr>
                </w:rPrChange>
              </w:rPr>
              <w:instrText>HYPERLINK \l "_Toc242261218"</w:instrText>
            </w:r>
            <w:r w:rsidRPr="00757B96">
              <w:rPr>
                <w:rStyle w:val="af4"/>
                <w:b/>
                <w:bCs/>
                <w:noProof/>
                <w:rPrChange w:id="718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19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2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5.3 Перечень документов, предъявляемых по окончании соответствующих этапов работ</w:t>
            </w:r>
            <w:r w:rsidRPr="00757B96">
              <w:rPr>
                <w:b/>
                <w:bCs/>
                <w:noProof/>
                <w:webHidden/>
                <w:rPrChange w:id="721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22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23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_Toc242261218 \h </w:instrText>
            </w:r>
            <w:r w:rsidRPr="00757B96">
              <w:rPr>
                <w:b/>
                <w:bCs/>
                <w:noProof/>
                <w:webHidden/>
                <w:rPrChange w:id="724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25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726" w:author="kekwxd3228@mail.ru" w:date="2026-10-07T10:26:00Z">
            <w:r w:rsidRPr="00757B96">
              <w:rPr>
                <w:b/>
                <w:bCs/>
                <w:noProof/>
                <w:webHidden/>
                <w:rPrChange w:id="727" w:author="kekwxd3228@mail.ru" w:date="2026-10-07T10:31:00Z">
                  <w:rPr>
                    <w:noProof/>
                    <w:webHidden/>
                  </w:rPr>
                </w:rPrChange>
              </w:rPr>
              <w:t>16</w:t>
            </w:r>
            <w:r w:rsidRPr="00757B96">
              <w:rPr>
                <w:b/>
                <w:bCs/>
                <w:noProof/>
                <w:webHidden/>
                <w:rPrChange w:id="728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72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7B41108C" w14:textId="676D9AEF" w:rsidR="00E070A5" w:rsidRPr="00757B96" w:rsidRDefault="00E070A5">
          <w:pPr>
            <w:pStyle w:val="13"/>
            <w:tabs>
              <w:tab w:val="right" w:leader="dot" w:pos="9345"/>
            </w:tabs>
            <w:rPr>
              <w:ins w:id="730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731" w:author="kekwxd3228@mail.ru" w:date="2026-10-07T10:31:00Z">
                <w:rPr>
                  <w:ins w:id="732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733" w:author="kekwxd3228@mail.ru" w:date="2026-10-07T10:26:00Z">
            <w:r w:rsidRPr="00757B96">
              <w:rPr>
                <w:rStyle w:val="af4"/>
                <w:b/>
                <w:bCs/>
                <w:noProof/>
                <w:rPrChange w:id="73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3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36" w:author="kekwxd3228@mail.ru" w:date="2026-10-07T10:31:00Z">
                  <w:rPr>
                    <w:noProof/>
                  </w:rPr>
                </w:rPrChange>
              </w:rPr>
              <w:instrText>HYPERLINK \l "_Toc242261219"</w:instrText>
            </w:r>
            <w:r w:rsidRPr="00757B96">
              <w:rPr>
                <w:rStyle w:val="af4"/>
                <w:b/>
                <w:bCs/>
                <w:noProof/>
                <w:rPrChange w:id="737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38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3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6 ПОРЯДОК КОНТРОЛЯ И ПРИЁМКИ АВТОМАТИЗИРОВАННОЙ СИСТЕМЫ</w:t>
            </w:r>
            <w:r w:rsidRPr="00757B96">
              <w:rPr>
                <w:b/>
                <w:bCs/>
                <w:noProof/>
                <w:webHidden/>
                <w:rPrChange w:id="740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41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42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_Toc242261219 \h </w:instrText>
            </w:r>
            <w:r w:rsidRPr="00757B96">
              <w:rPr>
                <w:b/>
                <w:bCs/>
                <w:noProof/>
                <w:webHidden/>
                <w:rPrChange w:id="743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44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745" w:author="kekwxd3228@mail.ru" w:date="2026-10-07T10:26:00Z">
            <w:r w:rsidRPr="00757B96">
              <w:rPr>
                <w:b/>
                <w:bCs/>
                <w:noProof/>
                <w:webHidden/>
                <w:rPrChange w:id="746" w:author="kekwxd3228@mail.ru" w:date="2026-10-07T10:31:00Z">
                  <w:rPr>
                    <w:noProof/>
                    <w:webHidden/>
                  </w:rPr>
                </w:rPrChange>
              </w:rPr>
              <w:t>18</w:t>
            </w:r>
            <w:r w:rsidRPr="00757B96">
              <w:rPr>
                <w:b/>
                <w:bCs/>
                <w:noProof/>
                <w:webHidden/>
                <w:rPrChange w:id="747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74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A24B5B6" w14:textId="497660FD" w:rsidR="00E070A5" w:rsidRPr="00757B96" w:rsidRDefault="00E070A5">
          <w:pPr>
            <w:pStyle w:val="23"/>
            <w:tabs>
              <w:tab w:val="right" w:leader="dot" w:pos="9345"/>
            </w:tabs>
            <w:rPr>
              <w:ins w:id="749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750" w:author="kekwxd3228@mail.ru" w:date="2026-10-07T10:31:00Z">
                <w:rPr>
                  <w:ins w:id="751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752" w:author="kekwxd3228@mail.ru" w:date="2026-10-07T10:26:00Z">
            <w:r w:rsidRPr="00757B96">
              <w:rPr>
                <w:rStyle w:val="af4"/>
                <w:b/>
                <w:bCs/>
                <w:noProof/>
                <w:rPrChange w:id="753" w:author="kekwxd3228@mail.ru" w:date="2026-10-07T10:31:00Z">
                  <w:rPr>
                    <w:rStyle w:val="af4"/>
                    <w:noProof/>
                  </w:rPr>
                </w:rPrChange>
              </w:rPr>
              <w:lastRenderedPageBreak/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5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55" w:author="kekwxd3228@mail.ru" w:date="2026-10-07T10:31:00Z">
                  <w:rPr>
                    <w:noProof/>
                  </w:rPr>
                </w:rPrChange>
              </w:rPr>
              <w:instrText>HYPERLINK \l "_Toc242261220"</w:instrText>
            </w:r>
            <w:r w:rsidRPr="00757B96">
              <w:rPr>
                <w:rStyle w:val="af4"/>
                <w:b/>
                <w:bCs/>
                <w:noProof/>
                <w:rPrChange w:id="756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57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5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6.1 Виды, состав и методы испытаний АС и ее составных частей</w:t>
            </w:r>
            <w:r w:rsidRPr="00757B96">
              <w:rPr>
                <w:b/>
                <w:bCs/>
                <w:noProof/>
                <w:webHidden/>
                <w:rPrChange w:id="759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60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61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_Toc242261220 \h </w:instrText>
            </w:r>
            <w:r w:rsidRPr="00757B96">
              <w:rPr>
                <w:b/>
                <w:bCs/>
                <w:noProof/>
                <w:webHidden/>
                <w:rPrChange w:id="762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63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764" w:author="kekwxd3228@mail.ru" w:date="2026-10-07T10:26:00Z">
            <w:r w:rsidRPr="00757B96">
              <w:rPr>
                <w:b/>
                <w:bCs/>
                <w:noProof/>
                <w:webHidden/>
                <w:rPrChange w:id="765" w:author="kekwxd3228@mail.ru" w:date="2026-10-07T10:31:00Z">
                  <w:rPr>
                    <w:noProof/>
                    <w:webHidden/>
                  </w:rPr>
                </w:rPrChange>
              </w:rPr>
              <w:t>18</w:t>
            </w:r>
            <w:r w:rsidRPr="00757B96">
              <w:rPr>
                <w:b/>
                <w:bCs/>
                <w:noProof/>
                <w:webHidden/>
                <w:rPrChange w:id="766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76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3D5BBB7E" w14:textId="09FC006B" w:rsidR="00E070A5" w:rsidRPr="00757B96" w:rsidRDefault="00E070A5">
          <w:pPr>
            <w:pStyle w:val="23"/>
            <w:tabs>
              <w:tab w:val="right" w:leader="dot" w:pos="9345"/>
            </w:tabs>
            <w:rPr>
              <w:ins w:id="768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769" w:author="kekwxd3228@mail.ru" w:date="2026-10-07T10:31:00Z">
                <w:rPr>
                  <w:ins w:id="770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771" w:author="kekwxd3228@mail.ru" w:date="2026-10-07T10:26:00Z">
            <w:r w:rsidRPr="00757B96">
              <w:rPr>
                <w:rStyle w:val="af4"/>
                <w:b/>
                <w:bCs/>
                <w:noProof/>
                <w:rPrChange w:id="77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7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74" w:author="kekwxd3228@mail.ru" w:date="2026-10-07T10:31:00Z">
                  <w:rPr>
                    <w:noProof/>
                  </w:rPr>
                </w:rPrChange>
              </w:rPr>
              <w:instrText>HYPERLINK \l "_Toc242261221"</w:instrText>
            </w:r>
            <w:r w:rsidRPr="00757B96">
              <w:rPr>
                <w:rStyle w:val="af4"/>
                <w:b/>
                <w:bCs/>
                <w:noProof/>
                <w:rPrChange w:id="775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76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77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6.2 Общие требования к приёмке работ по стадиям</w:t>
            </w:r>
            <w:r w:rsidRPr="00757B96">
              <w:rPr>
                <w:b/>
                <w:bCs/>
                <w:noProof/>
                <w:webHidden/>
                <w:rPrChange w:id="778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79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80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_Toc242261221 \h </w:instrText>
            </w:r>
            <w:r w:rsidRPr="00757B96">
              <w:rPr>
                <w:b/>
                <w:bCs/>
                <w:noProof/>
                <w:webHidden/>
                <w:rPrChange w:id="781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782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783" w:author="kekwxd3228@mail.ru" w:date="2026-10-07T10:26:00Z">
            <w:r w:rsidRPr="00757B96">
              <w:rPr>
                <w:b/>
                <w:bCs/>
                <w:noProof/>
                <w:webHidden/>
                <w:rPrChange w:id="784" w:author="kekwxd3228@mail.ru" w:date="2026-10-07T10:31:00Z">
                  <w:rPr>
                    <w:noProof/>
                    <w:webHidden/>
                  </w:rPr>
                </w:rPrChange>
              </w:rPr>
              <w:t>18</w:t>
            </w:r>
            <w:r w:rsidRPr="00757B96">
              <w:rPr>
                <w:b/>
                <w:bCs/>
                <w:noProof/>
                <w:webHidden/>
                <w:rPrChange w:id="785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78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334A958" w14:textId="29DE3FB1" w:rsidR="00E070A5" w:rsidRPr="00757B96" w:rsidRDefault="00E070A5">
          <w:pPr>
            <w:pStyle w:val="13"/>
            <w:tabs>
              <w:tab w:val="right" w:leader="dot" w:pos="9345"/>
            </w:tabs>
            <w:rPr>
              <w:ins w:id="787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788" w:author="kekwxd3228@mail.ru" w:date="2026-10-07T10:31:00Z">
                <w:rPr>
                  <w:ins w:id="789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790" w:author="kekwxd3228@mail.ru" w:date="2026-10-07T10:26:00Z">
            <w:r w:rsidRPr="00757B96">
              <w:rPr>
                <w:rStyle w:val="af4"/>
                <w:b/>
                <w:bCs/>
                <w:noProof/>
                <w:rPrChange w:id="791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79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793" w:author="kekwxd3228@mail.ru" w:date="2026-10-07T10:31:00Z">
                  <w:rPr>
                    <w:noProof/>
                  </w:rPr>
                </w:rPrChange>
              </w:rPr>
              <w:instrText>HYPERLINK \l "_Toc242261222"</w:instrText>
            </w:r>
            <w:r w:rsidRPr="00757B96">
              <w:rPr>
                <w:rStyle w:val="af4"/>
                <w:b/>
                <w:bCs/>
                <w:noProof/>
                <w:rPrChange w:id="794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795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796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7 ТРЕБОВАНИЯ К ДОКУМЕНТИРОВАНИЮ</w:t>
            </w:r>
            <w:r w:rsidRPr="00757B96">
              <w:rPr>
                <w:b/>
                <w:bCs/>
                <w:noProof/>
                <w:webHidden/>
                <w:rPrChange w:id="797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798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799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_Toc242261222 \h </w:instrText>
            </w:r>
            <w:r w:rsidRPr="00757B96">
              <w:rPr>
                <w:b/>
                <w:bCs/>
                <w:noProof/>
                <w:webHidden/>
                <w:rPrChange w:id="800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801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02" w:author="kekwxd3228@mail.ru" w:date="2026-10-07T10:26:00Z">
            <w:r w:rsidRPr="00757B96">
              <w:rPr>
                <w:b/>
                <w:bCs/>
                <w:noProof/>
                <w:webHidden/>
                <w:rPrChange w:id="803" w:author="kekwxd3228@mail.ru" w:date="2026-10-07T10:31:00Z">
                  <w:rPr>
                    <w:noProof/>
                    <w:webHidden/>
                  </w:rPr>
                </w:rPrChange>
              </w:rPr>
              <w:t>19</w:t>
            </w:r>
            <w:r w:rsidRPr="00757B96">
              <w:rPr>
                <w:b/>
                <w:bCs/>
                <w:noProof/>
                <w:webHidden/>
                <w:rPrChange w:id="804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0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16513CE9" w14:textId="3A0046C5" w:rsidR="00E070A5" w:rsidRPr="00757B96" w:rsidRDefault="00E070A5">
          <w:pPr>
            <w:pStyle w:val="23"/>
            <w:tabs>
              <w:tab w:val="right" w:leader="dot" w:pos="9345"/>
            </w:tabs>
            <w:rPr>
              <w:ins w:id="806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807" w:author="kekwxd3228@mail.ru" w:date="2026-10-07T10:31:00Z">
                <w:rPr>
                  <w:ins w:id="808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809" w:author="kekwxd3228@mail.ru" w:date="2026-10-07T10:26:00Z">
            <w:r w:rsidRPr="00757B96">
              <w:rPr>
                <w:rStyle w:val="af4"/>
                <w:b/>
                <w:bCs/>
                <w:noProof/>
                <w:rPrChange w:id="81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81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812" w:author="kekwxd3228@mail.ru" w:date="2026-10-07T10:31:00Z">
                  <w:rPr>
                    <w:noProof/>
                  </w:rPr>
                </w:rPrChange>
              </w:rPr>
              <w:instrText>HYPERLINK \l "_Toc242261223"</w:instrText>
            </w:r>
            <w:r w:rsidRPr="00757B96">
              <w:rPr>
                <w:rStyle w:val="af4"/>
                <w:b/>
                <w:bCs/>
                <w:noProof/>
                <w:rPrChange w:id="813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814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81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7.1 Перечень подлежащих разработке документов</w:t>
            </w:r>
            <w:r w:rsidRPr="00757B96">
              <w:rPr>
                <w:b/>
                <w:bCs/>
                <w:noProof/>
                <w:webHidden/>
                <w:rPrChange w:id="816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817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818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_Toc242261223 \h </w:instrText>
            </w:r>
            <w:r w:rsidRPr="00757B96">
              <w:rPr>
                <w:b/>
                <w:bCs/>
                <w:noProof/>
                <w:webHidden/>
                <w:rPrChange w:id="819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820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21" w:author="kekwxd3228@mail.ru" w:date="2026-10-07T10:26:00Z">
            <w:r w:rsidRPr="00757B96">
              <w:rPr>
                <w:b/>
                <w:bCs/>
                <w:noProof/>
                <w:webHidden/>
                <w:rPrChange w:id="822" w:author="kekwxd3228@mail.ru" w:date="2026-10-07T10:31:00Z">
                  <w:rPr>
                    <w:noProof/>
                    <w:webHidden/>
                  </w:rPr>
                </w:rPrChange>
              </w:rPr>
              <w:t>19</w:t>
            </w:r>
            <w:r w:rsidRPr="00757B96">
              <w:rPr>
                <w:b/>
                <w:bCs/>
                <w:noProof/>
                <w:webHidden/>
                <w:rPrChange w:id="823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2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59A6301" w14:textId="0EF4FFAE" w:rsidR="00E070A5" w:rsidRPr="00757B96" w:rsidRDefault="00E070A5">
          <w:pPr>
            <w:pStyle w:val="23"/>
            <w:tabs>
              <w:tab w:val="right" w:leader="dot" w:pos="9345"/>
            </w:tabs>
            <w:rPr>
              <w:ins w:id="825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826" w:author="kekwxd3228@mail.ru" w:date="2026-10-07T10:31:00Z">
                <w:rPr>
                  <w:ins w:id="827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828" w:author="kekwxd3228@mail.ru" w:date="2026-10-07T10:26:00Z">
            <w:r w:rsidRPr="00757B96">
              <w:rPr>
                <w:rStyle w:val="af4"/>
                <w:b/>
                <w:bCs/>
                <w:noProof/>
                <w:rPrChange w:id="82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830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831" w:author="kekwxd3228@mail.ru" w:date="2026-10-07T10:31:00Z">
                  <w:rPr>
                    <w:noProof/>
                  </w:rPr>
                </w:rPrChange>
              </w:rPr>
              <w:instrText>HYPERLINK \l "_Toc242261224"</w:instrText>
            </w:r>
            <w:r w:rsidRPr="00757B96">
              <w:rPr>
                <w:rStyle w:val="af4"/>
                <w:b/>
                <w:bCs/>
                <w:noProof/>
                <w:rPrChange w:id="832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833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834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7.2 Вид представления и количество документов</w:t>
            </w:r>
            <w:r w:rsidRPr="00757B96">
              <w:rPr>
                <w:b/>
                <w:bCs/>
                <w:noProof/>
                <w:webHidden/>
                <w:rPrChange w:id="835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836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837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_Toc242261224 \h </w:instrText>
            </w:r>
            <w:r w:rsidRPr="00757B96">
              <w:rPr>
                <w:b/>
                <w:bCs/>
                <w:noProof/>
                <w:webHidden/>
                <w:rPrChange w:id="838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839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40" w:author="kekwxd3228@mail.ru" w:date="2026-10-07T10:26:00Z">
            <w:r w:rsidRPr="00757B96">
              <w:rPr>
                <w:b/>
                <w:bCs/>
                <w:noProof/>
                <w:webHidden/>
                <w:rPrChange w:id="841" w:author="kekwxd3228@mail.ru" w:date="2026-10-07T10:31:00Z">
                  <w:rPr>
                    <w:noProof/>
                    <w:webHidden/>
                  </w:rPr>
                </w:rPrChange>
              </w:rPr>
              <w:t>19</w:t>
            </w:r>
            <w:r w:rsidRPr="00757B96">
              <w:rPr>
                <w:b/>
                <w:bCs/>
                <w:noProof/>
                <w:webHidden/>
                <w:rPrChange w:id="842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4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4ED4FC39" w14:textId="7DCCA7CA" w:rsidR="00E070A5" w:rsidRPr="00757B96" w:rsidRDefault="00E070A5">
          <w:pPr>
            <w:pStyle w:val="23"/>
            <w:tabs>
              <w:tab w:val="right" w:leader="dot" w:pos="9345"/>
            </w:tabs>
            <w:rPr>
              <w:ins w:id="844" w:author="kekwxd3228@mail.ru" w:date="2026-10-07T10:26:00Z"/>
              <w:rFonts w:asciiTheme="minorHAnsi" w:eastAsiaTheme="minorEastAsia" w:hAnsiTheme="minorHAnsi"/>
              <w:b/>
              <w:bCs/>
              <w:noProof/>
              <w:sz w:val="24"/>
              <w:lang w:eastAsia="ru-RU"/>
              <w:rPrChange w:id="845" w:author="kekwxd3228@mail.ru" w:date="2026-10-07T10:31:00Z">
                <w:rPr>
                  <w:ins w:id="846" w:author="kekwxd3228@mail.ru" w:date="2026-10-07T10:26:00Z"/>
                  <w:rFonts w:asciiTheme="minorHAnsi" w:eastAsiaTheme="minorEastAsia" w:hAnsiTheme="minorHAnsi"/>
                  <w:noProof/>
                  <w:sz w:val="24"/>
                  <w:lang w:eastAsia="ru-RU"/>
                </w:rPr>
              </w:rPrChange>
            </w:rPr>
          </w:pPr>
          <w:ins w:id="847" w:author="kekwxd3228@mail.ru" w:date="2026-10-07T10:26:00Z">
            <w:r w:rsidRPr="00757B96">
              <w:rPr>
                <w:rStyle w:val="af4"/>
                <w:b/>
                <w:bCs/>
                <w:noProof/>
                <w:rPrChange w:id="848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849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850" w:author="kekwxd3228@mail.ru" w:date="2026-10-07T10:31:00Z">
                  <w:rPr>
                    <w:noProof/>
                  </w:rPr>
                </w:rPrChange>
              </w:rPr>
              <w:instrText>HYPERLINK \l "_Toc242261225"</w:instrText>
            </w:r>
            <w:r w:rsidRPr="00757B96">
              <w:rPr>
                <w:rStyle w:val="af4"/>
                <w:b/>
                <w:bCs/>
                <w:noProof/>
                <w:rPrChange w:id="851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852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853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7.3 Требования по использованию ЕСКД и ЕСПД при разработке документов</w:t>
            </w:r>
            <w:r w:rsidRPr="00757B96">
              <w:rPr>
                <w:b/>
                <w:bCs/>
                <w:noProof/>
                <w:webHidden/>
                <w:rPrChange w:id="854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855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856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_Toc242261225 \h </w:instrText>
            </w:r>
            <w:r w:rsidRPr="00757B96">
              <w:rPr>
                <w:b/>
                <w:bCs/>
                <w:noProof/>
                <w:webHidden/>
                <w:rPrChange w:id="857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858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59" w:author="kekwxd3228@mail.ru" w:date="2026-10-07T10:26:00Z">
            <w:r w:rsidRPr="00757B96">
              <w:rPr>
                <w:b/>
                <w:bCs/>
                <w:noProof/>
                <w:webHidden/>
                <w:rPrChange w:id="860" w:author="kekwxd3228@mail.ru" w:date="2026-10-07T10:31:00Z">
                  <w:rPr>
                    <w:noProof/>
                    <w:webHidden/>
                  </w:rPr>
                </w:rPrChange>
              </w:rPr>
              <w:t>19</w:t>
            </w:r>
            <w:r w:rsidRPr="00757B96">
              <w:rPr>
                <w:b/>
                <w:bCs/>
                <w:noProof/>
                <w:webHidden/>
                <w:rPrChange w:id="861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62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5BDCEEE5" w14:textId="0A5DAA25" w:rsidR="00E070A5" w:rsidRDefault="00E070A5">
          <w:pPr>
            <w:pStyle w:val="13"/>
            <w:tabs>
              <w:tab w:val="right" w:leader="dot" w:pos="9345"/>
            </w:tabs>
            <w:rPr>
              <w:ins w:id="863" w:author="kekwxd3228@mail.ru" w:date="2026-10-07T10:26:00Z"/>
              <w:rFonts w:asciiTheme="minorHAnsi" w:eastAsiaTheme="minorEastAsia" w:hAnsiTheme="minorHAnsi"/>
              <w:noProof/>
              <w:sz w:val="24"/>
              <w:lang w:eastAsia="ru-RU"/>
            </w:rPr>
          </w:pPr>
          <w:ins w:id="864" w:author="kekwxd3228@mail.ru" w:date="2026-10-07T10:26:00Z">
            <w:r w:rsidRPr="00757B96">
              <w:rPr>
                <w:rStyle w:val="af4"/>
                <w:b/>
                <w:bCs/>
                <w:noProof/>
                <w:rPrChange w:id="865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begin"/>
            </w:r>
            <w:r w:rsidRPr="00757B96">
              <w:rPr>
                <w:rStyle w:val="af4"/>
                <w:b/>
                <w:bCs/>
                <w:noProof/>
                <w:rPrChange w:id="866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b/>
                <w:bCs/>
                <w:noProof/>
                <w:rPrChange w:id="867" w:author="kekwxd3228@mail.ru" w:date="2026-10-07T10:31:00Z">
                  <w:rPr>
                    <w:noProof/>
                  </w:rPr>
                </w:rPrChange>
              </w:rPr>
              <w:instrText>HYPERLINK \l "_Toc242261226"</w:instrText>
            </w:r>
            <w:r w:rsidRPr="00757B96">
              <w:rPr>
                <w:rStyle w:val="af4"/>
                <w:b/>
                <w:bCs/>
                <w:noProof/>
                <w:rPrChange w:id="868" w:author="kekwxd3228@mail.ru" w:date="2026-10-07T10:31:00Z">
                  <w:rPr>
                    <w:rStyle w:val="af4"/>
                    <w:noProof/>
                  </w:rPr>
                </w:rPrChange>
              </w:rPr>
              <w:instrText xml:space="preserve"> </w:instrText>
            </w:r>
            <w:r w:rsidRPr="00757B96">
              <w:rPr>
                <w:rStyle w:val="af4"/>
                <w:b/>
                <w:bCs/>
                <w:noProof/>
                <w:rPrChange w:id="869" w:author="kekwxd3228@mail.ru" w:date="2026-10-07T10:31:00Z">
                  <w:rPr>
                    <w:rStyle w:val="af4"/>
                    <w:noProof/>
                  </w:rPr>
                </w:rPrChange>
              </w:rPr>
            </w:r>
            <w:r w:rsidRPr="00757B96">
              <w:rPr>
                <w:rStyle w:val="af4"/>
                <w:b/>
                <w:bCs/>
                <w:noProof/>
                <w:rPrChange w:id="870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separate"/>
            </w:r>
            <w:r w:rsidRPr="00757B96">
              <w:rPr>
                <w:rStyle w:val="af4"/>
                <w:rFonts w:eastAsia="SimSun" w:cs="Times New Roman"/>
                <w:b/>
                <w:bCs/>
                <w:noProof/>
                <w:kern w:val="0"/>
                <w:lang w:eastAsia="zh-CN"/>
                <w14:ligatures w14:val="none"/>
              </w:rPr>
              <w:t>8 ИСТОЧНИКИ РАЗРАБОТКИ</w:t>
            </w:r>
            <w:r w:rsidRPr="00757B96">
              <w:rPr>
                <w:b/>
                <w:bCs/>
                <w:noProof/>
                <w:webHidden/>
                <w:rPrChange w:id="871" w:author="kekwxd3228@mail.ru" w:date="2026-10-07T10:31:00Z">
                  <w:rPr>
                    <w:noProof/>
                    <w:webHidden/>
                  </w:rPr>
                </w:rPrChange>
              </w:rPr>
              <w:tab/>
            </w:r>
            <w:r w:rsidRPr="00757B96">
              <w:rPr>
                <w:b/>
                <w:bCs/>
                <w:noProof/>
                <w:webHidden/>
                <w:rPrChange w:id="872" w:author="kekwxd3228@mail.ru" w:date="2026-10-07T10:31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757B96">
              <w:rPr>
                <w:b/>
                <w:bCs/>
                <w:noProof/>
                <w:webHidden/>
                <w:rPrChange w:id="873" w:author="kekwxd3228@mail.ru" w:date="2026-10-07T10:31:00Z">
                  <w:rPr>
                    <w:noProof/>
                    <w:webHidden/>
                  </w:rPr>
                </w:rPrChange>
              </w:rPr>
              <w:instrText xml:space="preserve"> PAGEREF _Toc242261226 \h </w:instrText>
            </w:r>
            <w:r w:rsidRPr="00757B96">
              <w:rPr>
                <w:b/>
                <w:bCs/>
                <w:noProof/>
                <w:webHidden/>
                <w:rPrChange w:id="874" w:author="kekwxd3228@mail.ru" w:date="2026-10-07T10:31:00Z">
                  <w:rPr>
                    <w:noProof/>
                    <w:webHidden/>
                  </w:rPr>
                </w:rPrChange>
              </w:rPr>
            </w:r>
          </w:ins>
          <w:r w:rsidRPr="00757B96">
            <w:rPr>
              <w:b/>
              <w:bCs/>
              <w:noProof/>
              <w:webHidden/>
              <w:rPrChange w:id="875" w:author="kekwxd3228@mail.ru" w:date="2026-10-07T10:31:00Z">
                <w:rPr>
                  <w:noProof/>
                  <w:webHidden/>
                </w:rPr>
              </w:rPrChange>
            </w:rPr>
            <w:fldChar w:fldCharType="separate"/>
          </w:r>
          <w:ins w:id="876" w:author="kekwxd3228@mail.ru" w:date="2026-10-07T10:26:00Z">
            <w:r w:rsidRPr="00757B96">
              <w:rPr>
                <w:b/>
                <w:bCs/>
                <w:noProof/>
                <w:webHidden/>
                <w:rPrChange w:id="877" w:author="kekwxd3228@mail.ru" w:date="2026-10-07T10:31:00Z">
                  <w:rPr>
                    <w:noProof/>
                    <w:webHidden/>
                  </w:rPr>
                </w:rPrChange>
              </w:rPr>
              <w:t>21</w:t>
            </w:r>
            <w:r w:rsidRPr="00757B96">
              <w:rPr>
                <w:b/>
                <w:bCs/>
                <w:noProof/>
                <w:webHidden/>
                <w:rPrChange w:id="878" w:author="kekwxd3228@mail.ru" w:date="2026-10-07T10:31:00Z">
                  <w:rPr>
                    <w:noProof/>
                    <w:webHidden/>
                  </w:rPr>
                </w:rPrChange>
              </w:rPr>
              <w:fldChar w:fldCharType="end"/>
            </w:r>
            <w:r w:rsidRPr="00757B96">
              <w:rPr>
                <w:rStyle w:val="af4"/>
                <w:b/>
                <w:bCs/>
                <w:noProof/>
                <w:rPrChange w:id="879" w:author="kekwxd3228@mail.ru" w:date="2026-10-07T10:31:00Z">
                  <w:rPr>
                    <w:rStyle w:val="af4"/>
                    <w:noProof/>
                  </w:rPr>
                </w:rPrChange>
              </w:rPr>
              <w:fldChar w:fldCharType="end"/>
            </w:r>
          </w:ins>
        </w:p>
        <w:p w14:paraId="0BAB472D" w14:textId="45C5BF60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880" w:author="kekwxd3228@mail.ru" w:date="2026-09-23T11:39:00Z"/>
              <w:noProof/>
            </w:rPr>
          </w:pPr>
          <w:del w:id="881" w:author="kekwxd3228@mail.ru" w:date="2026-09-23T11:39:00Z">
            <w:r w:rsidRPr="007970D6" w:rsidDel="00A51C53">
              <w:rPr>
                <w:noProof/>
                <w:rPrChange w:id="882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1 ОБЩИЕ СВЕДЕНИЯ</w:delText>
            </w:r>
            <w:r w:rsidRPr="007970D6" w:rsidDel="00A51C53">
              <w:rPr>
                <w:noProof/>
                <w:webHidden/>
              </w:rPr>
              <w:tab/>
              <w:delText>3</w:delText>
            </w:r>
          </w:del>
        </w:p>
        <w:p w14:paraId="44D63E66" w14:textId="346C0317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883" w:author="kekwxd3228@mail.ru" w:date="2026-09-23T11:39:00Z"/>
              <w:noProof/>
            </w:rPr>
          </w:pPr>
          <w:del w:id="884" w:author="kekwxd3228@mail.ru" w:date="2026-09-23T11:39:00Z">
            <w:r w:rsidRPr="007970D6" w:rsidDel="00A51C53">
              <w:rPr>
                <w:noProof/>
                <w:rPrChange w:id="885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1.1 Полное наименование автоматизированной системы и её условное обозначение</w:delText>
            </w:r>
            <w:r w:rsidRPr="007970D6" w:rsidDel="00A51C53">
              <w:rPr>
                <w:noProof/>
                <w:webHidden/>
              </w:rPr>
              <w:tab/>
              <w:delText>3</w:delText>
            </w:r>
          </w:del>
        </w:p>
        <w:p w14:paraId="6A24999B" w14:textId="183CACFE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886" w:author="kekwxd3228@mail.ru" w:date="2026-09-23T11:39:00Z"/>
              <w:noProof/>
            </w:rPr>
          </w:pPr>
          <w:del w:id="887" w:author="kekwxd3228@mail.ru" w:date="2026-09-23T11:39:00Z">
            <w:r w:rsidRPr="007970D6" w:rsidDel="00A51C53">
              <w:rPr>
                <w:noProof/>
                <w:rPrChange w:id="888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1.2 Наименование заказчика</w:delText>
            </w:r>
            <w:r w:rsidRPr="007970D6" w:rsidDel="00A51C53">
              <w:rPr>
                <w:noProof/>
                <w:webHidden/>
              </w:rPr>
              <w:tab/>
              <w:delText>3</w:delText>
            </w:r>
          </w:del>
        </w:p>
        <w:p w14:paraId="1925C540" w14:textId="5BC17E16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889" w:author="kekwxd3228@mail.ru" w:date="2026-09-23T11:39:00Z"/>
              <w:noProof/>
            </w:rPr>
          </w:pPr>
          <w:del w:id="890" w:author="kekwxd3228@mail.ru" w:date="2026-09-23T11:39:00Z">
            <w:r w:rsidRPr="007970D6" w:rsidDel="00A51C53">
              <w:rPr>
                <w:noProof/>
                <w:rPrChange w:id="891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1.3 Перечень документов, на основании которых создается АС</w:delText>
            </w:r>
            <w:r w:rsidRPr="007970D6" w:rsidDel="00A51C53">
              <w:rPr>
                <w:noProof/>
                <w:webHidden/>
              </w:rPr>
              <w:tab/>
              <w:delText>3</w:delText>
            </w:r>
          </w:del>
        </w:p>
        <w:p w14:paraId="590CD7FA" w14:textId="685E91F0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892" w:author="kekwxd3228@mail.ru" w:date="2026-09-23T11:39:00Z"/>
              <w:noProof/>
            </w:rPr>
          </w:pPr>
          <w:del w:id="893" w:author="kekwxd3228@mail.ru" w:date="2026-09-23T11:39:00Z">
            <w:r w:rsidRPr="007970D6" w:rsidDel="00A51C53">
              <w:rPr>
                <w:noProof/>
                <w:rPrChange w:id="894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1.4 Плановые сроки начала и окончания работы по созданию АС</w:delText>
            </w:r>
            <w:r w:rsidRPr="007970D6" w:rsidDel="00A51C53">
              <w:rPr>
                <w:noProof/>
                <w:webHidden/>
              </w:rPr>
              <w:tab/>
              <w:delText>4</w:delText>
            </w:r>
          </w:del>
        </w:p>
        <w:p w14:paraId="5CC686B5" w14:textId="49A4907B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895" w:author="kekwxd3228@mail.ru" w:date="2026-09-23T11:39:00Z"/>
              <w:noProof/>
            </w:rPr>
          </w:pPr>
          <w:del w:id="896" w:author="kekwxd3228@mail.ru" w:date="2026-09-23T11:39:00Z">
            <w:r w:rsidRPr="007970D6" w:rsidDel="00A51C53">
              <w:rPr>
                <w:noProof/>
                <w:rPrChange w:id="897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2 ЦЕЛИ И НАЗНАЧЕНИЕ СОЗДАНИЯ АВТОМАТИЗИРОВАННОЙ СИСТЕМЫ</w:delText>
            </w:r>
            <w:r w:rsidRPr="007970D6" w:rsidDel="00A51C53">
              <w:rPr>
                <w:noProof/>
                <w:webHidden/>
              </w:rPr>
              <w:tab/>
              <w:delText>5</w:delText>
            </w:r>
          </w:del>
        </w:p>
        <w:p w14:paraId="472AB561" w14:textId="612FEC42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898" w:author="kekwxd3228@mail.ru" w:date="2026-09-23T11:39:00Z"/>
              <w:noProof/>
            </w:rPr>
          </w:pPr>
          <w:del w:id="899" w:author="kekwxd3228@mail.ru" w:date="2026-09-23T11:39:00Z">
            <w:r w:rsidRPr="007970D6" w:rsidDel="00A51C53">
              <w:rPr>
                <w:noProof/>
                <w:rPrChange w:id="900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2.1 Цели создания АС</w:delText>
            </w:r>
            <w:r w:rsidRPr="007970D6" w:rsidDel="00A51C53">
              <w:rPr>
                <w:noProof/>
                <w:webHidden/>
              </w:rPr>
              <w:tab/>
              <w:delText>5</w:delText>
            </w:r>
          </w:del>
        </w:p>
        <w:p w14:paraId="4C7D2C18" w14:textId="3C901F81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01" w:author="kekwxd3228@mail.ru" w:date="2026-09-23T11:39:00Z"/>
              <w:noProof/>
            </w:rPr>
          </w:pPr>
          <w:del w:id="902" w:author="kekwxd3228@mail.ru" w:date="2026-09-23T11:39:00Z">
            <w:r w:rsidRPr="007970D6" w:rsidDel="00A51C53">
              <w:rPr>
                <w:noProof/>
                <w:rPrChange w:id="903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2.2 Назначение АС</w:delText>
            </w:r>
            <w:r w:rsidRPr="007970D6" w:rsidDel="00A51C53">
              <w:rPr>
                <w:noProof/>
                <w:webHidden/>
              </w:rPr>
              <w:tab/>
              <w:delText>5</w:delText>
            </w:r>
          </w:del>
        </w:p>
        <w:p w14:paraId="79117719" w14:textId="10962876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904" w:author="kekwxd3228@mail.ru" w:date="2026-09-23T11:39:00Z"/>
              <w:noProof/>
            </w:rPr>
          </w:pPr>
          <w:del w:id="905" w:author="kekwxd3228@mail.ru" w:date="2026-09-23T11:39:00Z">
            <w:r w:rsidRPr="007970D6" w:rsidDel="00A51C53">
              <w:rPr>
                <w:noProof/>
                <w:rPrChange w:id="906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3 ТРЕБОВАНИЯ К АВТОМАТИЗИРОВАННОЙ СИСТЕМЕ</w:delText>
            </w:r>
            <w:r w:rsidRPr="007970D6" w:rsidDel="00A51C53">
              <w:rPr>
                <w:noProof/>
                <w:webHidden/>
              </w:rPr>
              <w:tab/>
              <w:delText>6</w:delText>
            </w:r>
          </w:del>
        </w:p>
        <w:p w14:paraId="2E12E6E1" w14:textId="6BD2CF01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07" w:author="kekwxd3228@mail.ru" w:date="2026-09-23T11:39:00Z"/>
              <w:noProof/>
            </w:rPr>
          </w:pPr>
          <w:del w:id="908" w:author="kekwxd3228@mail.ru" w:date="2026-09-23T11:39:00Z">
            <w:r w:rsidRPr="007970D6" w:rsidDel="00A51C53">
              <w:rPr>
                <w:noProof/>
                <w:rPrChange w:id="909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3.1 Требования к структуре АС в целом</w:delText>
            </w:r>
            <w:r w:rsidRPr="007970D6" w:rsidDel="00A51C53">
              <w:rPr>
                <w:noProof/>
                <w:webHidden/>
              </w:rPr>
              <w:tab/>
              <w:delText>6</w:delText>
            </w:r>
          </w:del>
        </w:p>
        <w:p w14:paraId="263015B0" w14:textId="433C71D7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910" w:author="kekwxd3228@mail.ru" w:date="2026-09-23T11:39:00Z"/>
              <w:noProof/>
            </w:rPr>
          </w:pPr>
          <w:del w:id="911" w:author="kekwxd3228@mail.ru" w:date="2026-09-23T11:39:00Z">
            <w:r w:rsidRPr="007970D6" w:rsidDel="00A51C53">
              <w:rPr>
                <w:noProof/>
                <w:rPrChange w:id="912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5 ПОРЯДОК РАЗРАБОТКИ АВТОМАТИЗИРОВАННОЙ СИСТЕМЫ</w:delText>
            </w:r>
            <w:r w:rsidRPr="007970D6" w:rsidDel="00A51C53">
              <w:rPr>
                <w:noProof/>
                <w:webHidden/>
              </w:rPr>
              <w:tab/>
              <w:delText>13</w:delText>
            </w:r>
          </w:del>
        </w:p>
        <w:p w14:paraId="1DBCD383" w14:textId="789DD1A7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13" w:author="kekwxd3228@mail.ru" w:date="2026-09-23T11:39:00Z"/>
              <w:noProof/>
            </w:rPr>
          </w:pPr>
          <w:del w:id="914" w:author="kekwxd3228@mail.ru" w:date="2026-09-23T11:39:00Z">
            <w:r w:rsidRPr="007970D6" w:rsidDel="00A51C53">
              <w:rPr>
                <w:noProof/>
                <w:rPrChange w:id="915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5.1 Порядок организации разработки АС</w:delText>
            </w:r>
            <w:r w:rsidRPr="007970D6" w:rsidDel="00A51C53">
              <w:rPr>
                <w:noProof/>
                <w:webHidden/>
              </w:rPr>
              <w:tab/>
              <w:delText>13</w:delText>
            </w:r>
          </w:del>
        </w:p>
        <w:p w14:paraId="700B0282" w14:textId="3218CDFF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16" w:author="kekwxd3228@mail.ru" w:date="2026-09-23T11:39:00Z"/>
              <w:noProof/>
            </w:rPr>
          </w:pPr>
          <w:del w:id="917" w:author="kekwxd3228@mail.ru" w:date="2026-09-23T11:39:00Z">
            <w:r w:rsidRPr="007970D6" w:rsidDel="00A51C53">
              <w:rPr>
                <w:noProof/>
                <w:rPrChange w:id="918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5.2 Перечень документов и исходных данных для разработки АС</w:delText>
            </w:r>
            <w:r w:rsidRPr="007970D6" w:rsidDel="00A51C53">
              <w:rPr>
                <w:noProof/>
                <w:webHidden/>
              </w:rPr>
              <w:tab/>
              <w:delText>13</w:delText>
            </w:r>
          </w:del>
        </w:p>
        <w:p w14:paraId="716C1EB9" w14:textId="0DDB87B4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19" w:author="kekwxd3228@mail.ru" w:date="2026-09-23T11:39:00Z"/>
              <w:noProof/>
            </w:rPr>
          </w:pPr>
          <w:del w:id="920" w:author="kekwxd3228@mail.ru" w:date="2026-09-23T11:39:00Z">
            <w:r w:rsidRPr="007970D6" w:rsidDel="00A51C53">
              <w:rPr>
                <w:noProof/>
                <w:rPrChange w:id="921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5.3 Перечень документов, предъявляемых по окончании соответствующих этапов работ</w:delText>
            </w:r>
            <w:r w:rsidRPr="007970D6" w:rsidDel="00A51C53">
              <w:rPr>
                <w:noProof/>
                <w:webHidden/>
              </w:rPr>
              <w:tab/>
              <w:delText>13</w:delText>
            </w:r>
          </w:del>
        </w:p>
        <w:p w14:paraId="5BE395D1" w14:textId="5ADAB3EC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922" w:author="kekwxd3228@mail.ru" w:date="2026-09-23T11:39:00Z"/>
              <w:noProof/>
            </w:rPr>
          </w:pPr>
          <w:del w:id="923" w:author="kekwxd3228@mail.ru" w:date="2026-09-23T11:39:00Z">
            <w:r w:rsidRPr="007970D6" w:rsidDel="00A51C53">
              <w:rPr>
                <w:noProof/>
                <w:rPrChange w:id="924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6 ПОРЯДОК КОНТРОЛЯ И ПРИЁМКИ АВТОМАТИЗИРОВАННОЙ СИСТЕМЫ</w:delText>
            </w:r>
            <w:r w:rsidRPr="007970D6" w:rsidDel="00A51C53">
              <w:rPr>
                <w:noProof/>
                <w:webHidden/>
              </w:rPr>
              <w:tab/>
              <w:delText>15</w:delText>
            </w:r>
          </w:del>
        </w:p>
        <w:p w14:paraId="44F76172" w14:textId="49850314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25" w:author="kekwxd3228@mail.ru" w:date="2026-09-23T11:39:00Z"/>
              <w:noProof/>
            </w:rPr>
          </w:pPr>
          <w:del w:id="926" w:author="kekwxd3228@mail.ru" w:date="2026-09-23T11:39:00Z">
            <w:r w:rsidRPr="007970D6" w:rsidDel="00A51C53">
              <w:rPr>
                <w:noProof/>
                <w:rPrChange w:id="927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6.1 Виды, состав и методы испытаний АС и ее составных частей</w:delText>
            </w:r>
            <w:r w:rsidRPr="007970D6" w:rsidDel="00A51C53">
              <w:rPr>
                <w:noProof/>
                <w:webHidden/>
              </w:rPr>
              <w:tab/>
              <w:delText>15</w:delText>
            </w:r>
          </w:del>
        </w:p>
        <w:p w14:paraId="6162292E" w14:textId="45E568BE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28" w:author="kekwxd3228@mail.ru" w:date="2026-09-23T11:39:00Z"/>
              <w:noProof/>
            </w:rPr>
          </w:pPr>
          <w:del w:id="929" w:author="kekwxd3228@mail.ru" w:date="2026-09-23T11:39:00Z">
            <w:r w:rsidRPr="007970D6" w:rsidDel="00A51C53">
              <w:rPr>
                <w:noProof/>
                <w:rPrChange w:id="930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6.2 Общие требования к приёмке работ по стадиям</w:delText>
            </w:r>
            <w:r w:rsidRPr="007970D6" w:rsidDel="00A51C53">
              <w:rPr>
                <w:noProof/>
                <w:webHidden/>
              </w:rPr>
              <w:tab/>
              <w:delText>15</w:delText>
            </w:r>
          </w:del>
        </w:p>
        <w:p w14:paraId="0DD2B097" w14:textId="65E8FAA1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931" w:author="kekwxd3228@mail.ru" w:date="2026-09-23T11:39:00Z"/>
              <w:noProof/>
            </w:rPr>
          </w:pPr>
          <w:del w:id="932" w:author="kekwxd3228@mail.ru" w:date="2026-09-23T11:39:00Z">
            <w:r w:rsidRPr="007970D6" w:rsidDel="00A51C53">
              <w:rPr>
                <w:noProof/>
                <w:rPrChange w:id="933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7 ТРЕБОВАНИЯ К ДОКУМЕНТИРОВАНИЮ</w:delText>
            </w:r>
            <w:r w:rsidRPr="007970D6" w:rsidDel="00A51C53">
              <w:rPr>
                <w:noProof/>
                <w:webHidden/>
              </w:rPr>
              <w:tab/>
              <w:delText>17</w:delText>
            </w:r>
          </w:del>
        </w:p>
        <w:p w14:paraId="66CD5364" w14:textId="56F17694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34" w:author="kekwxd3228@mail.ru" w:date="2026-09-23T11:39:00Z"/>
              <w:noProof/>
            </w:rPr>
          </w:pPr>
          <w:del w:id="935" w:author="kekwxd3228@mail.ru" w:date="2026-09-23T11:39:00Z">
            <w:r w:rsidRPr="007970D6" w:rsidDel="00A51C53">
              <w:rPr>
                <w:noProof/>
                <w:rPrChange w:id="936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7.1 Перечень подлежащих разработке документов</w:delText>
            </w:r>
            <w:r w:rsidRPr="007970D6" w:rsidDel="00A51C53">
              <w:rPr>
                <w:noProof/>
                <w:webHidden/>
              </w:rPr>
              <w:tab/>
              <w:delText>17</w:delText>
            </w:r>
          </w:del>
        </w:p>
        <w:p w14:paraId="6E05088E" w14:textId="4546E88C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37" w:author="kekwxd3228@mail.ru" w:date="2026-09-23T11:39:00Z"/>
              <w:noProof/>
            </w:rPr>
          </w:pPr>
          <w:del w:id="938" w:author="kekwxd3228@mail.ru" w:date="2026-09-23T11:39:00Z">
            <w:r w:rsidRPr="007970D6" w:rsidDel="00A51C53">
              <w:rPr>
                <w:noProof/>
                <w:rPrChange w:id="939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7.2 Вид представления и количество документов</w:delText>
            </w:r>
            <w:r w:rsidRPr="007970D6" w:rsidDel="00A51C53">
              <w:rPr>
                <w:noProof/>
                <w:webHidden/>
              </w:rPr>
              <w:tab/>
              <w:delText>17</w:delText>
            </w:r>
          </w:del>
        </w:p>
        <w:p w14:paraId="522618A2" w14:textId="6D347FB0" w:rsidR="00062389" w:rsidRPr="007970D6" w:rsidDel="00A51C53" w:rsidRDefault="00062389" w:rsidP="00313E9E">
          <w:pPr>
            <w:pStyle w:val="23"/>
            <w:tabs>
              <w:tab w:val="right" w:leader="dot" w:pos="9345"/>
            </w:tabs>
            <w:spacing w:after="0"/>
            <w:ind w:left="0"/>
            <w:rPr>
              <w:del w:id="940" w:author="kekwxd3228@mail.ru" w:date="2026-09-23T11:39:00Z"/>
              <w:noProof/>
            </w:rPr>
          </w:pPr>
          <w:del w:id="941" w:author="kekwxd3228@mail.ru" w:date="2026-09-23T11:39:00Z">
            <w:r w:rsidRPr="007970D6" w:rsidDel="00A51C53">
              <w:rPr>
                <w:noProof/>
                <w:rPrChange w:id="942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7.3 Требования по использованию ЕСКД и ЕСПД при разработке документов</w:delText>
            </w:r>
            <w:r w:rsidRPr="007970D6" w:rsidDel="00A51C53">
              <w:rPr>
                <w:noProof/>
                <w:webHidden/>
              </w:rPr>
              <w:tab/>
              <w:delText>17</w:delText>
            </w:r>
          </w:del>
        </w:p>
        <w:p w14:paraId="1A8BF22B" w14:textId="6A81FE82" w:rsidR="00062389" w:rsidRPr="007970D6" w:rsidDel="00A51C53" w:rsidRDefault="00062389" w:rsidP="00313E9E">
          <w:pPr>
            <w:pStyle w:val="13"/>
            <w:tabs>
              <w:tab w:val="right" w:leader="dot" w:pos="9345"/>
            </w:tabs>
            <w:spacing w:after="0"/>
            <w:rPr>
              <w:del w:id="943" w:author="kekwxd3228@mail.ru" w:date="2026-09-23T11:39:00Z"/>
              <w:noProof/>
            </w:rPr>
          </w:pPr>
          <w:del w:id="944" w:author="kekwxd3228@mail.ru" w:date="2026-09-23T11:39:00Z">
            <w:r w:rsidRPr="007970D6" w:rsidDel="00A51C53">
              <w:rPr>
                <w:noProof/>
                <w:rPrChange w:id="945" w:author="kekwxd3228@mail.ru" w:date="2026-09-23T11:44:00Z">
                  <w:rPr>
                    <w:rStyle w:val="af4"/>
                    <w:rFonts w:eastAsia="SimSun" w:cs="Times New Roman"/>
                    <w:noProof/>
                    <w:kern w:val="0"/>
                    <w:lang w:eastAsia="zh-CN"/>
                    <w14:ligatures w14:val="none"/>
                  </w:rPr>
                </w:rPrChange>
              </w:rPr>
              <w:delText>8 ИСТОЧНИКИ РАЗРАБОТКИ</w:delText>
            </w:r>
            <w:r w:rsidRPr="007970D6" w:rsidDel="00A51C53">
              <w:rPr>
                <w:noProof/>
                <w:webHidden/>
              </w:rPr>
              <w:tab/>
              <w:delText>19</w:delText>
            </w:r>
          </w:del>
        </w:p>
        <w:p w14:paraId="5393EDBB" w14:textId="65DD437A" w:rsidR="00BD100A" w:rsidRDefault="00062389" w:rsidP="00313E9E">
          <w:pPr>
            <w:ind w:firstLine="0"/>
            <w:rPr>
              <w:ins w:id="946" w:author="kekwxd3228@mail.ru" w:date="2026-09-23T10:31:00Z"/>
              <w:b/>
              <w:bCs/>
            </w:rPr>
          </w:pPr>
          <w:r w:rsidRPr="007970D6">
            <w:rPr>
              <w:rPrChange w:id="947" w:author="kekwxd3228@mail.ru" w:date="2026-09-23T11:44:00Z">
                <w:rPr>
                  <w:b/>
                  <w:bCs/>
                </w:rPr>
              </w:rPrChange>
            </w:rPr>
            <w:fldChar w:fldCharType="end"/>
          </w:r>
        </w:p>
      </w:sdtContent>
    </w:sdt>
    <w:p w14:paraId="17E5CC59" w14:textId="69A0A518" w:rsidR="00963338" w:rsidRPr="00BD100A" w:rsidRDefault="00BD100A">
      <w:pPr>
        <w:spacing w:after="160" w:line="278" w:lineRule="auto"/>
        <w:ind w:firstLine="0"/>
        <w:jc w:val="left"/>
        <w:rPr>
          <w:b/>
          <w:bCs/>
          <w:lang w:val="en-US"/>
        </w:rPr>
        <w:pPrChange w:id="948" w:author="kekwxd3228@mail.ru" w:date="2026-09-23T10:31:00Z">
          <w:pPr>
            <w:ind w:firstLine="0"/>
          </w:pPr>
        </w:pPrChange>
      </w:pPr>
      <w:ins w:id="949" w:author="kekwxd3228@mail.ru" w:date="2026-09-23T10:31:00Z">
        <w:r>
          <w:rPr>
            <w:b/>
            <w:bCs/>
          </w:rPr>
          <w:br w:type="page"/>
        </w:r>
      </w:ins>
    </w:p>
    <w:p w14:paraId="4C0F1BCC" w14:textId="77777777" w:rsidR="00963338" w:rsidRPr="00963338" w:rsidRDefault="00963338" w:rsidP="00181DA5">
      <w:pPr>
        <w:keepNext/>
        <w:keepLines/>
        <w:spacing w:before="480"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950" w:name="_Toc178595972"/>
      <w:bookmarkStart w:id="951" w:name="_Toc242261182"/>
      <w:commentRangeStart w:id="952"/>
      <w:commentRangeStart w:id="953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1 ОБЩИЕ СВЕДЕНИЯ</w:t>
      </w:r>
      <w:bookmarkEnd w:id="950"/>
      <w:commentRangeEnd w:id="952"/>
      <w:r>
        <w:rPr>
          <w:rStyle w:val="ad"/>
        </w:rPr>
        <w:commentReference w:id="952"/>
      </w:r>
      <w:commentRangeEnd w:id="953"/>
      <w:r w:rsidR="00D73CCA">
        <w:rPr>
          <w:rStyle w:val="ad"/>
        </w:rPr>
        <w:commentReference w:id="953"/>
      </w:r>
      <w:bookmarkEnd w:id="951"/>
    </w:p>
    <w:p w14:paraId="7AAA32B4" w14:textId="77777777" w:rsidR="00963338" w:rsidRPr="00963338" w:rsidRDefault="00963338" w:rsidP="00181DA5">
      <w:pPr>
        <w:ind w:leftChars="-100" w:left="-280"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6E681C2C" w14:textId="77777777" w:rsidR="00963338" w:rsidRPr="00963338" w:rsidRDefault="00963338" w:rsidP="00181DA5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54" w:name="_Toc178595973"/>
      <w:bookmarkStart w:id="955" w:name="_Toc242261183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1.1 Полное наименование автоматизированной системы и её условное обозначение</w:t>
      </w:r>
      <w:bookmarkEnd w:id="954"/>
      <w:bookmarkEnd w:id="955"/>
    </w:p>
    <w:p w14:paraId="2B0DBCB2" w14:textId="77777777" w:rsidR="00963338" w:rsidRPr="00963338" w:rsidRDefault="00963338" w:rsidP="00963338">
      <w:pPr>
        <w:ind w:leftChars="-100" w:left="-280"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90CC41E" w14:textId="5C7CE15E" w:rsidR="00963338" w:rsidRPr="00963338" w:rsidRDefault="00963338" w:rsidP="00181DA5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Разработка плагина «</w:t>
      </w:r>
      <w:r w:rsidR="00181DA5">
        <w:rPr>
          <w:rFonts w:eastAsia="SimSun" w:cs="Times New Roman"/>
          <w:kern w:val="0"/>
          <w:szCs w:val="28"/>
          <w:lang w:eastAsia="zh-CN"/>
          <w14:ligatures w14:val="none"/>
        </w:rPr>
        <w:t>Табуретка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» для системы автоматизированного проектирования (САПР)</w:t>
      </w:r>
      <w:r w:rsidR="00FB4F99" w:rsidRPr="00FB4F99">
        <w:rPr>
          <w:rFonts w:eastAsia="SimSun" w:cs="Times New Roman"/>
          <w:kern w:val="0"/>
          <w:szCs w:val="28"/>
          <w:lang w:eastAsia="zh-CN"/>
          <w14:ligatures w14:val="none"/>
        </w:rPr>
        <w:t xml:space="preserve"> «</w:t>
      </w:r>
      <w:ins w:id="956" w:author="kekwxd3228@mail.ru" w:date="2026-09-22T20:56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  <w:r w:rsidR="00F81109" w:rsidRPr="00F81109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 </w:t>
        </w:r>
      </w:ins>
      <w:commentRangeStart w:id="957"/>
      <w:commentRangeStart w:id="958"/>
      <w:del w:id="959" w:author="kekwxd3228@mail.ru" w:date="2026-09-22T20:56:00Z">
        <w:r w:rsidRPr="00963338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 3</w:delText>
        </w:r>
        <w:r w:rsidRPr="00963338" w:rsidDel="00F81109">
          <w:rPr>
            <w:rFonts w:eastAsia="SimSun" w:cs="Times New Roman"/>
            <w:kern w:val="0"/>
            <w:szCs w:val="28"/>
            <w:lang w:val="en-US" w:eastAsia="zh-CN"/>
            <w14:ligatures w14:val="none"/>
          </w:rPr>
          <w:delText>D</w:delText>
        </w:r>
        <w:commentRangeEnd w:id="957"/>
        <w:r w:rsidR="00C11CD7" w:rsidRPr="00FB4F99" w:rsidDel="00F81109">
          <w:rPr>
            <w:rStyle w:val="ad"/>
            <w:rFonts w:eastAsia="SimSun" w:cs="Times New Roman"/>
            <w:kern w:val="0"/>
            <w:sz w:val="28"/>
            <w:szCs w:val="28"/>
            <w:lang w:eastAsia="zh-CN"/>
            <w14:ligatures w14:val="none"/>
          </w:rPr>
          <w:commentReference w:id="957"/>
        </w:r>
        <w:commentRangeEnd w:id="958"/>
        <w:r w:rsidR="0091714A" w:rsidDel="00F81109">
          <w:rPr>
            <w:rStyle w:val="ad"/>
          </w:rPr>
          <w:commentReference w:id="958"/>
        </w:r>
      </w:del>
      <w:r w:rsidR="00FB4F99" w:rsidRPr="00FB4F99">
        <w:rPr>
          <w:rFonts w:eastAsia="SimSun" w:cs="Times New Roman"/>
          <w:kern w:val="0"/>
          <w:szCs w:val="28"/>
          <w:lang w:eastAsia="zh-CN"/>
          <w14:ligatures w14:val="none"/>
        </w:rPr>
        <w:t>»</w:t>
      </w:r>
      <w:r w:rsidR="00AD0FF6">
        <w:rPr>
          <w:rFonts w:eastAsia="SimSun" w:cs="Times New Roman"/>
          <w:kern w:val="0"/>
          <w:szCs w:val="28"/>
          <w:lang w:eastAsia="zh-CN"/>
          <w14:ligatures w14:val="none"/>
        </w:rPr>
        <w:t xml:space="preserve"> </w:t>
      </w:r>
      <w:r w:rsidR="00AD0FF6" w:rsidRPr="00AD0FF6">
        <w:rPr>
          <w:rFonts w:eastAsia="SimSun" w:cs="Times New Roman"/>
          <w:kern w:val="0"/>
          <w:szCs w:val="28"/>
          <w:lang w:eastAsia="zh-CN"/>
          <w14:ligatures w14:val="none"/>
        </w:rPr>
        <w:t>[2]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.</w:t>
      </w:r>
    </w:p>
    <w:p w14:paraId="09CC895F" w14:textId="77777777" w:rsidR="00963338" w:rsidRPr="00963338" w:rsidRDefault="00963338" w:rsidP="00963338">
      <w:pPr>
        <w:ind w:firstLine="0"/>
        <w:rPr>
          <w:rFonts w:eastAsia="SimSun" w:cs="Times New Roman"/>
          <w:b/>
          <w:kern w:val="0"/>
          <w:szCs w:val="28"/>
          <w:lang w:eastAsia="zh-CN"/>
          <w14:ligatures w14:val="none"/>
        </w:rPr>
      </w:pPr>
    </w:p>
    <w:p w14:paraId="06BEA628" w14:textId="77777777" w:rsidR="00963338" w:rsidRPr="00963338" w:rsidRDefault="00963338" w:rsidP="00181DA5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60" w:name="_Toc178595974"/>
      <w:bookmarkStart w:id="961" w:name="_Toc242261184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1.2 Наименование заказчика</w:t>
      </w:r>
      <w:bookmarkEnd w:id="960"/>
      <w:bookmarkEnd w:id="961"/>
    </w:p>
    <w:p w14:paraId="5AF8F930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54BB8E4" w14:textId="4194412C" w:rsidR="00D854F1" w:rsidRPr="00D854F1" w:rsidRDefault="00963338" w:rsidP="005F50FD">
      <w:pPr>
        <w:rPr>
          <w:ins w:id="962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commentRangeStart w:id="963"/>
      <w:commentRangeStart w:id="964"/>
      <w:del w:id="965" w:author="kekwxd3228@mail.ru" w:date="2026-09-23T10:43:00Z">
        <w:r w:rsidRPr="00963338" w:rsidDel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delText>З</w:delText>
        </w:r>
      </w:del>
      <w:ins w:id="966" w:author="kekwxd3228@mail.ru" w:date="2026-09-23T10:43:00Z">
        <w:r w:rsidR="00D854F1"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>Заказчик: 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</w:t>
        </w:r>
      </w:ins>
    </w:p>
    <w:p w14:paraId="499842A8" w14:textId="01EB6F77" w:rsidR="00D854F1" w:rsidRPr="00D854F1" w:rsidRDefault="00D854F1" w:rsidP="005F50FD">
      <w:pPr>
        <w:rPr>
          <w:ins w:id="967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ins w:id="968" w:author="kekwxd3228@mail.ru" w:date="2026-09-23T10:43:00Z"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Представитель заказчика: кандидат технических наук, доцент кафедры КСУП </w:t>
        </w:r>
        <w:proofErr w:type="spellStart"/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>Калентьев</w:t>
        </w:r>
        <w:proofErr w:type="spellEnd"/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 Алексей Анатольевич.</w:t>
        </w:r>
      </w:ins>
    </w:p>
    <w:p w14:paraId="4713E5A7" w14:textId="3B31C29B" w:rsidR="006D562C" w:rsidRPr="00D854F1" w:rsidRDefault="00D854F1" w:rsidP="005F50FD">
      <w:pPr>
        <w:rPr>
          <w:ins w:id="969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ins w:id="970" w:author="kekwxd3228@mail.ru" w:date="2026-09-23T10:43:00Z"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>Адрес заказчика: 634045, Томская область, г. Томск, ул. Красноармейская, 147, СБИ, офис 210.</w:t>
        </w:r>
      </w:ins>
    </w:p>
    <w:p w14:paraId="3DA930D0" w14:textId="7F5E2CD9" w:rsidR="00D854F1" w:rsidRPr="00D854F1" w:rsidRDefault="00D854F1" w:rsidP="005F50FD">
      <w:pPr>
        <w:rPr>
          <w:ins w:id="971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ins w:id="972" w:author="kekwxd3228@mail.ru" w:date="2026-09-23T10:43:00Z"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>Разработчик: студент группы 583-1 Ковальчук М.С.</w:t>
        </w:r>
      </w:ins>
    </w:p>
    <w:p w14:paraId="25A01C46" w14:textId="2FA9D3FC" w:rsidR="00D854F1" w:rsidRPr="00D854F1" w:rsidRDefault="00D854F1" w:rsidP="005F50FD">
      <w:pPr>
        <w:rPr>
          <w:ins w:id="973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ins w:id="974" w:author="kekwxd3228@mail.ru" w:date="2026-09-23T10:43:00Z">
        <w:r w:rsidRPr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t>Организация-разработчик: отсутствует (работа выполняется в рамках учебного процесса).</w:t>
        </w:r>
      </w:ins>
    </w:p>
    <w:p w14:paraId="1C7C8A2B" w14:textId="0A6962D4" w:rsidR="00963338" w:rsidRPr="00963338" w:rsidDel="00D854F1" w:rsidRDefault="00963338" w:rsidP="00D854F1">
      <w:pPr>
        <w:rPr>
          <w:del w:id="975" w:author="kekwxd3228@mail.ru" w:date="2026-09-23T10:43:00Z"/>
          <w:rFonts w:eastAsia="SimSun" w:cs="Times New Roman"/>
          <w:kern w:val="0"/>
          <w:szCs w:val="28"/>
          <w:lang w:eastAsia="zh-CN"/>
          <w14:ligatures w14:val="none"/>
        </w:rPr>
      </w:pPr>
      <w:del w:id="976" w:author="kekwxd3228@mail.ru" w:date="2026-09-23T10:43:00Z">
        <w:r w:rsidRPr="00963338" w:rsidDel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delText xml:space="preserve">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delText>
        </w:r>
        <w:commentRangeEnd w:id="963"/>
        <w:r w:rsidDel="00D854F1">
          <w:rPr>
            <w:rStyle w:val="ad"/>
          </w:rPr>
          <w:commentReference w:id="963"/>
        </w:r>
      </w:del>
      <w:commentRangeEnd w:id="964"/>
      <w:r w:rsidR="00360260">
        <w:rPr>
          <w:rStyle w:val="ad"/>
        </w:rPr>
        <w:commentReference w:id="964"/>
      </w:r>
    </w:p>
    <w:p w14:paraId="1D7A6CF5" w14:textId="109CFBCF" w:rsidR="007B2466" w:rsidRPr="00963338" w:rsidDel="00FF272C" w:rsidRDefault="00963338" w:rsidP="00D854F1">
      <w:pPr>
        <w:rPr>
          <w:del w:id="977" w:author="kekwxd3228@mail.ru" w:date="2026-09-23T10:46:00Z"/>
          <w:rFonts w:eastAsia="SimSun" w:cs="Times New Roman"/>
          <w:kern w:val="0"/>
          <w:szCs w:val="28"/>
          <w:lang w:eastAsia="zh-CN"/>
          <w14:ligatures w14:val="none"/>
        </w:rPr>
      </w:pPr>
      <w:del w:id="978" w:author="kekwxd3228@mail.ru" w:date="2026-09-23T10:43:00Z">
        <w:r w:rsidRPr="00963338" w:rsidDel="00D854F1">
          <w:rPr>
            <w:rFonts w:eastAsia="SimSun" w:cs="Times New Roman"/>
            <w:kern w:val="0"/>
            <w:szCs w:val="28"/>
            <w:lang w:eastAsia="zh-CN"/>
            <w14:ligatures w14:val="none"/>
          </w:rPr>
          <w:delText>Адрес заказчика: 634045 Томская область Томск ул. Красноармейская 147 СБИ, офис 210.</w:delText>
        </w:r>
      </w:del>
    </w:p>
    <w:p w14:paraId="12914931" w14:textId="77777777" w:rsidR="00963338" w:rsidRPr="00963338" w:rsidRDefault="00963338">
      <w:pPr>
        <w:rPr>
          <w:rFonts w:eastAsia="SimSun" w:cs="Times New Roman"/>
          <w:kern w:val="0"/>
          <w:szCs w:val="28"/>
          <w:lang w:eastAsia="zh-CN"/>
          <w14:ligatures w14:val="none"/>
        </w:rPr>
        <w:pPrChange w:id="979" w:author="kekwxd3228@mail.ru" w:date="2026-09-23T10:46:00Z">
          <w:pPr>
            <w:ind w:firstLine="708"/>
          </w:pPr>
        </w:pPrChange>
      </w:pPr>
    </w:p>
    <w:p w14:paraId="6AB18FD3" w14:textId="77777777" w:rsidR="00963338" w:rsidRPr="00963338" w:rsidRDefault="00963338" w:rsidP="00181DA5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80" w:name="_Toc178595975"/>
      <w:bookmarkStart w:id="981" w:name="_Toc242261185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1.3 Перечень документов, на основании которых создается АС</w:t>
      </w:r>
      <w:bookmarkEnd w:id="980"/>
      <w:bookmarkEnd w:id="981"/>
    </w:p>
    <w:p w14:paraId="38E7863E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515C447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4F17A3C5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lastRenderedPageBreak/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8F29D73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6E8F194B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02CA4E42" w14:textId="77777777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ГОСТ 19.103-77 “Единая система конструкторской документации. Обозначения программ и программных документов”.</w:t>
      </w:r>
    </w:p>
    <w:p w14:paraId="2628DEC5" w14:textId="77777777" w:rsidR="00963338" w:rsidRPr="00963338" w:rsidRDefault="00963338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8F6E62B" w14:textId="77777777" w:rsidR="00963338" w:rsidRPr="00AF6786" w:rsidRDefault="00963338" w:rsidP="007970D6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82" w:name="_Toc178595976"/>
      <w:bookmarkStart w:id="983" w:name="_Toc242261186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1.4 Плановые сроки начала и окончания работы по созданию АС</w:t>
      </w:r>
      <w:bookmarkEnd w:id="982"/>
      <w:bookmarkEnd w:id="983"/>
    </w:p>
    <w:p w14:paraId="104C8826" w14:textId="77777777" w:rsidR="00181DA5" w:rsidRPr="00963338" w:rsidRDefault="00181DA5" w:rsidP="00181DA5">
      <w:pPr>
        <w:keepNext/>
        <w:keepLines/>
        <w:outlineLvl w:val="1"/>
        <w:rPr>
          <w:rFonts w:eastAsia="SimSun" w:cs="Times New Roman"/>
          <w:bCs/>
          <w:kern w:val="0"/>
          <w:szCs w:val="26"/>
          <w:lang w:eastAsia="zh-CN"/>
          <w14:ligatures w14:val="none"/>
        </w:rPr>
      </w:pPr>
    </w:p>
    <w:p w14:paraId="0BAD2B93" w14:textId="0D6D632C" w:rsidR="00181DA5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Плановый срок начала работ: с 23 сентября 202</w:t>
      </w:r>
      <w:r w:rsidR="00181DA5">
        <w:rPr>
          <w:rFonts w:eastAsia="SimSun" w:cs="Times New Roman"/>
          <w:kern w:val="0"/>
          <w:szCs w:val="28"/>
          <w:lang w:eastAsia="zh-CN"/>
          <w14:ligatures w14:val="none"/>
        </w:rPr>
        <w:t>6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 года</w:t>
      </w:r>
    </w:p>
    <w:p w14:paraId="3313EE84" w14:textId="2783F079" w:rsidR="00963338" w:rsidRPr="00963338" w:rsidRDefault="00963338" w:rsidP="00181DA5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Плановый срок окончания работ: не позднее 29 декабря 202</w:t>
      </w:r>
      <w:r w:rsidR="00181DA5">
        <w:rPr>
          <w:rFonts w:eastAsia="SimSun" w:cs="Times New Roman"/>
          <w:kern w:val="0"/>
          <w:szCs w:val="28"/>
          <w:lang w:eastAsia="zh-CN"/>
          <w14:ligatures w14:val="none"/>
        </w:rPr>
        <w:t>6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 года.</w:t>
      </w:r>
    </w:p>
    <w:p w14:paraId="1EB204FD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E7618E1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3A547B5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6BCA7AB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3E793ED0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C6B766C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1AAE44D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4053A5C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79CB3D6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1ABFF78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E7479A2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56B09ED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668AD47" w14:textId="77777777" w:rsidR="00963338" w:rsidRPr="00963338" w:rsidRDefault="00963338" w:rsidP="00963338">
      <w:pPr>
        <w:spacing w:line="240" w:lineRule="auto"/>
        <w:ind w:firstLine="0"/>
        <w:jc w:val="left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  <w:br w:type="page"/>
      </w:r>
    </w:p>
    <w:p w14:paraId="08CC5104" w14:textId="77777777" w:rsidR="00963338" w:rsidRPr="00963338" w:rsidRDefault="00963338" w:rsidP="00181DA5">
      <w:pPr>
        <w:keepNext/>
        <w:keepLines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984" w:name="_Toc178595977"/>
      <w:bookmarkStart w:id="985" w:name="_Toc242261187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2 ЦЕЛИ И НАЗНАЧЕНИЕ СОЗДАНИЯ АВТОМАТИЗИРОВАННОЙ СИСТЕМЫ</w:t>
      </w:r>
      <w:bookmarkEnd w:id="984"/>
      <w:bookmarkEnd w:id="985"/>
    </w:p>
    <w:p w14:paraId="214CC03A" w14:textId="77777777" w:rsidR="00963338" w:rsidRPr="00963338" w:rsidRDefault="00963338" w:rsidP="00181DA5">
      <w:pPr>
        <w:ind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18772646" w14:textId="77777777" w:rsidR="00963338" w:rsidRPr="00AF6786" w:rsidRDefault="00963338" w:rsidP="00181DA5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86" w:name="_Toc178595978"/>
      <w:bookmarkStart w:id="987" w:name="_Toc242261188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2.1 Цели создания АС</w:t>
      </w:r>
      <w:bookmarkEnd w:id="986"/>
      <w:bookmarkEnd w:id="987"/>
    </w:p>
    <w:p w14:paraId="62ACF5B5" w14:textId="77777777" w:rsidR="00181DA5" w:rsidRPr="00963338" w:rsidRDefault="00181DA5" w:rsidP="00181DA5">
      <w:pPr>
        <w:keepNext/>
        <w:keepLines/>
        <w:ind w:firstLine="0"/>
        <w:jc w:val="center"/>
        <w:outlineLvl w:val="1"/>
        <w:rPr>
          <w:rFonts w:eastAsia="SimSun" w:cs="Times New Roman"/>
          <w:bCs/>
          <w:kern w:val="0"/>
          <w:szCs w:val="26"/>
          <w:lang w:eastAsia="zh-CN"/>
          <w14:ligatures w14:val="none"/>
        </w:rPr>
      </w:pPr>
    </w:p>
    <w:p w14:paraId="2E03FD8F" w14:textId="2D6A644E" w:rsidR="00963338" w:rsidRPr="00963338" w:rsidRDefault="00963338" w:rsidP="00181DA5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Целями выполнения работ по разработке плагина «</w:t>
      </w:r>
      <w:r w:rsidR="00181DA5">
        <w:rPr>
          <w:rFonts w:eastAsia="SimSun" w:cs="Times New Roman"/>
          <w:kern w:val="0"/>
          <w:szCs w:val="28"/>
          <w:lang w:eastAsia="zh-CN"/>
          <w14:ligatures w14:val="none"/>
        </w:rPr>
        <w:t>Табуретка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» для САПР </w:t>
      </w:r>
      <w:r w:rsidR="00710BAC" w:rsidRPr="00963338">
        <w:rPr>
          <w:rFonts w:eastAsia="SimSun" w:cs="Times New Roman"/>
          <w:kern w:val="0"/>
          <w:szCs w:val="28"/>
          <w:lang w:eastAsia="zh-CN"/>
          <w14:ligatures w14:val="none"/>
        </w:rPr>
        <w:t>«</w:t>
      </w:r>
      <w:ins w:id="988" w:author="kekwxd3228@mail.ru" w:date="2026-09-22T20:56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989" w:author="kekwxd3228@mail.ru" w:date="2026-09-22T20:56:00Z">
        <w:r w:rsidRPr="00963338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 3</w:delText>
        </w:r>
        <w:r w:rsidRPr="00963338" w:rsidDel="00F81109">
          <w:rPr>
            <w:rFonts w:eastAsia="SimSun" w:cs="Times New Roman"/>
            <w:kern w:val="0"/>
            <w:szCs w:val="28"/>
            <w:lang w:val="en-US" w:eastAsia="zh-CN"/>
            <w14:ligatures w14:val="none"/>
          </w:rPr>
          <w:delText>D</w:delText>
        </w:r>
      </w:del>
      <w:r w:rsidR="00710BAC" w:rsidRPr="00963338">
        <w:rPr>
          <w:rFonts w:eastAsia="SimSun" w:cs="Times New Roman"/>
          <w:kern w:val="0"/>
          <w:szCs w:val="28"/>
          <w:lang w:eastAsia="zh-CN"/>
          <w14:ligatures w14:val="none"/>
        </w:rPr>
        <w:t>»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 является автоматизация построения</w:t>
      </w:r>
      <w:r w:rsidR="002472D7">
        <w:rPr>
          <w:rFonts w:eastAsia="SimSun" w:cs="Times New Roman"/>
          <w:kern w:val="0"/>
          <w:szCs w:val="28"/>
          <w:lang w:eastAsia="zh-CN"/>
          <w14:ligatures w14:val="none"/>
        </w:rPr>
        <w:t xml:space="preserve"> табуреток</w:t>
      </w:r>
      <w:r w:rsidR="00923186">
        <w:rPr>
          <w:rFonts w:eastAsia="SimSun" w:cs="Times New Roman"/>
          <w:kern w:val="0"/>
          <w:szCs w:val="28"/>
          <w:lang w:eastAsia="zh-CN"/>
          <w14:ligatures w14:val="none"/>
        </w:rPr>
        <w:t xml:space="preserve"> </w:t>
      </w:r>
      <w:r w:rsidR="00923186" w:rsidRPr="00923186">
        <w:rPr>
          <w:rFonts w:eastAsia="SimSun" w:cs="Times New Roman"/>
          <w:kern w:val="0"/>
          <w:szCs w:val="28"/>
          <w:lang w:eastAsia="zh-CN"/>
          <w14:ligatures w14:val="none"/>
        </w:rPr>
        <w:t>по заданным параметрам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.</w:t>
      </w:r>
    </w:p>
    <w:p w14:paraId="6A231E47" w14:textId="77777777" w:rsidR="00963338" w:rsidRPr="00963338" w:rsidRDefault="00963338" w:rsidP="00181DA5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04D86FF" w14:textId="77777777" w:rsidR="00963338" w:rsidRPr="00963338" w:rsidRDefault="00963338" w:rsidP="00181DA5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90" w:name="_Toc178595979"/>
      <w:bookmarkStart w:id="991" w:name="_Toc242261189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2.2 Назначение АС</w:t>
      </w:r>
      <w:bookmarkEnd w:id="990"/>
      <w:bookmarkEnd w:id="991"/>
    </w:p>
    <w:p w14:paraId="1940D27C" w14:textId="77777777" w:rsidR="00963338" w:rsidRPr="00963338" w:rsidRDefault="00963338" w:rsidP="00181DA5">
      <w:pPr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6D79D76" w14:textId="509D846E" w:rsidR="00963338" w:rsidRPr="00963338" w:rsidRDefault="003A4577" w:rsidP="00181DA5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A4577">
        <w:rPr>
          <w:rFonts w:eastAsia="SimSun" w:cs="Times New Roman"/>
          <w:kern w:val="0"/>
          <w:szCs w:val="28"/>
          <w:lang w:eastAsia="zh-CN"/>
          <w14:ligatures w14:val="none"/>
        </w:rPr>
        <w:t xml:space="preserve">Назначение разрабатываемого плагина </w:t>
      </w:r>
      <w:r w:rsidR="00BD6724" w:rsidRPr="00ED03B4">
        <w:rPr>
          <w:rFonts w:eastAsia="Times New Roman"/>
          <w:szCs w:val="28"/>
        </w:rPr>
        <w:t>–</w:t>
      </w:r>
      <w:r w:rsidRPr="003A4577">
        <w:rPr>
          <w:rFonts w:eastAsia="SimSun" w:cs="Times New Roman"/>
          <w:kern w:val="0"/>
          <w:szCs w:val="28"/>
          <w:lang w:eastAsia="zh-CN"/>
          <w14:ligatures w14:val="none"/>
        </w:rPr>
        <w:t xml:space="preserve"> ускорение и упрощение процесса проектирования табуреток путем автоматического построения 3D-модели по заданным пользователем параметрам. Плагин позволяет конструкторам и дизайнерам мебели быстро создавать и редактировать модели табуреток без необходимости ручного построения в САПР.</w:t>
      </w:r>
      <w:r>
        <w:rPr>
          <w:rFonts w:eastAsia="SimSun" w:cs="Times New Roman"/>
          <w:kern w:val="0"/>
          <w:szCs w:val="28"/>
          <w:lang w:eastAsia="zh-CN"/>
          <w14:ligatures w14:val="none"/>
        </w:rPr>
        <w:t xml:space="preserve"> </w:t>
      </w:r>
      <w:r w:rsidR="00963338"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На рисунке 2.1 представлена модель </w:t>
      </w:r>
      <w:r>
        <w:rPr>
          <w:rFonts w:eastAsia="SimSun" w:cs="Times New Roman"/>
          <w:kern w:val="0"/>
          <w:szCs w:val="28"/>
          <w:lang w:eastAsia="zh-CN"/>
          <w14:ligatures w14:val="none"/>
        </w:rPr>
        <w:t>табуретки</w:t>
      </w:r>
      <w:r w:rsidR="00963338" w:rsidRPr="00963338">
        <w:rPr>
          <w:rFonts w:eastAsia="SimSun" w:cs="Times New Roman"/>
          <w:kern w:val="0"/>
          <w:szCs w:val="28"/>
          <w:lang w:eastAsia="zh-CN"/>
          <w14:ligatures w14:val="none"/>
        </w:rPr>
        <w:t>.</w:t>
      </w:r>
    </w:p>
    <w:p w14:paraId="78C09D78" w14:textId="499BE0DA" w:rsidR="00963338" w:rsidRPr="00963338" w:rsidRDefault="009B5875" w:rsidP="009B5875">
      <w:pPr>
        <w:spacing w:line="240" w:lineRule="auto"/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B5875">
        <w:rPr>
          <w:rFonts w:eastAsia="SimSun" w:cs="Times New Roman"/>
          <w:noProof/>
          <w:kern w:val="0"/>
          <w:szCs w:val="28"/>
          <w:lang w:eastAsia="zh-CN"/>
          <w14:ligatures w14:val="none"/>
        </w:rPr>
        <w:drawing>
          <wp:inline distT="0" distB="0" distL="0" distR="0" wp14:anchorId="7C0DEA33" wp14:editId="34136066">
            <wp:extent cx="5940425" cy="258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A20" w14:textId="7F70D9FF" w:rsidR="00963338" w:rsidRPr="00963338" w:rsidRDefault="00963338" w:rsidP="009B5875">
      <w:pPr>
        <w:spacing w:line="240" w:lineRule="auto"/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Рисунок 2.1 − Модель </w:t>
      </w:r>
      <w:r w:rsidR="003A4577">
        <w:rPr>
          <w:rFonts w:eastAsia="SimSun" w:cs="Times New Roman"/>
          <w:kern w:val="0"/>
          <w:szCs w:val="28"/>
          <w:lang w:eastAsia="zh-CN"/>
          <w14:ligatures w14:val="none"/>
        </w:rPr>
        <w:t>табуретки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 с размерами</w:t>
      </w:r>
    </w:p>
    <w:p w14:paraId="30D385E6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3DC48BD7" w14:textId="77777777" w:rsidR="00963338" w:rsidRPr="00963338" w:rsidRDefault="00963338" w:rsidP="00963338">
      <w:pPr>
        <w:spacing w:line="240" w:lineRule="auto"/>
        <w:ind w:firstLine="0"/>
        <w:jc w:val="left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  <w:br w:type="page"/>
      </w:r>
    </w:p>
    <w:p w14:paraId="3835954B" w14:textId="77777777" w:rsidR="00963338" w:rsidRPr="00963338" w:rsidRDefault="00963338" w:rsidP="004B742E">
      <w:pPr>
        <w:keepNext/>
        <w:keepLines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992" w:name="_Toc178595980"/>
      <w:bookmarkStart w:id="993" w:name="_Toc242261190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3 ТРЕБОВАНИЯ К АВТОМАТИЗИРОВАННОЙ СИСТЕМЕ</w:t>
      </w:r>
      <w:bookmarkEnd w:id="992"/>
      <w:bookmarkEnd w:id="993"/>
    </w:p>
    <w:p w14:paraId="7AAD1E15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5E68028A" w14:textId="77777777" w:rsidR="00963338" w:rsidRPr="00963338" w:rsidRDefault="00963338" w:rsidP="004B742E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994" w:name="_Toc178595981"/>
      <w:bookmarkStart w:id="995" w:name="_Toc242261191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3.1 Требования к структуре АС в целом</w:t>
      </w:r>
      <w:bookmarkEnd w:id="994"/>
      <w:bookmarkEnd w:id="995"/>
    </w:p>
    <w:p w14:paraId="57364C29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914AD8A" w14:textId="1BBD5705" w:rsidR="00963338" w:rsidRDefault="00963338" w:rsidP="001E306D">
      <w:pPr>
        <w:pStyle w:val="a3"/>
        <w:rPr>
          <w:ins w:id="996" w:author="kekwxd3228@mail.ru" w:date="2026-10-07T09:58:00Z"/>
          <w:rFonts w:eastAsia="SimSun"/>
          <w:lang w:eastAsia="zh-CN"/>
        </w:rPr>
      </w:pPr>
      <w:bookmarkStart w:id="997" w:name="_Toc242261192"/>
      <w:commentRangeStart w:id="998"/>
      <w:commentRangeStart w:id="999"/>
      <w:commentRangeStart w:id="1000"/>
      <w:commentRangeStart w:id="1001"/>
      <w:r w:rsidRPr="00963338">
        <w:rPr>
          <w:rFonts w:eastAsia="SimSun"/>
          <w:lang w:eastAsia="zh-CN"/>
        </w:rPr>
        <w:t>3.1.1 Требования к структуре и функционированию системы</w:t>
      </w:r>
      <w:del w:id="1002" w:author="kekwxd3228@mail.ru" w:date="2026-10-07T09:58:00Z">
        <w:r w:rsidR="00AF6786" w:rsidDel="00336D75">
          <w:rPr>
            <w:rFonts w:eastAsia="SimSun"/>
            <w:lang w:eastAsia="zh-CN"/>
          </w:rPr>
          <w:delText>.</w:delText>
        </w:r>
        <w:commentRangeEnd w:id="998"/>
        <w:r w:rsidDel="00336D75">
          <w:rPr>
            <w:rStyle w:val="ad"/>
          </w:rPr>
          <w:commentReference w:id="998"/>
        </w:r>
        <w:commentRangeEnd w:id="999"/>
        <w:r w:rsidR="00A51C53" w:rsidDel="00336D75">
          <w:rPr>
            <w:rStyle w:val="ad"/>
          </w:rPr>
          <w:commentReference w:id="999"/>
        </w:r>
        <w:commentRangeEnd w:id="1000"/>
        <w:r w:rsidR="00A51C53" w:rsidDel="00336D75">
          <w:rPr>
            <w:rStyle w:val="ad"/>
          </w:rPr>
          <w:commentReference w:id="1000"/>
        </w:r>
      </w:del>
      <w:commentRangeEnd w:id="1001"/>
      <w:r w:rsidR="00F22E1E">
        <w:rPr>
          <w:rStyle w:val="ad"/>
          <w:rFonts w:eastAsiaTheme="minorHAnsi" w:cstheme="minorBidi"/>
          <w:b w:val="0"/>
          <w:color w:val="auto"/>
          <w:spacing w:val="0"/>
          <w:kern w:val="2"/>
        </w:rPr>
        <w:commentReference w:id="1001"/>
      </w:r>
      <w:bookmarkEnd w:id="997"/>
    </w:p>
    <w:p w14:paraId="2784E314" w14:textId="77777777" w:rsidR="001E306D" w:rsidRPr="001E306D" w:rsidRDefault="001E306D" w:rsidP="001E306D">
      <w:pPr>
        <w:rPr>
          <w:lang w:eastAsia="zh-CN"/>
        </w:rPr>
      </w:pPr>
    </w:p>
    <w:p w14:paraId="09526F83" w14:textId="4A6F8336" w:rsidR="00963338" w:rsidRPr="00963338" w:rsidRDefault="00963338" w:rsidP="00A51C53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Система должна быть выполнена в одном из двух вариантов: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br/>
      </w:r>
      <w:ins w:id="1003" w:author="kekwxd3228@mail.ru" w:date="2026-09-23T11:32:00Z">
        <w:r w:rsidR="00A51C53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ins>
      <w:del w:id="1004" w:author="kekwxd3228@mail.ru" w:date="2026-09-23T11:32:00Z">
        <w:r w:rsidRPr="00963338" w:rsidDel="00A51C53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В качестве встроенного плагина САПР «</w:t>
      </w:r>
      <w:ins w:id="1005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006" w:author="kekwxd3228@mail.ru" w:date="2026-09-22T20:57:00Z">
        <w:r w:rsidRPr="00963338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 3</w:delText>
        </w:r>
        <w:r w:rsidRPr="00963338" w:rsidDel="00F81109">
          <w:rPr>
            <w:rFonts w:eastAsia="SimSun" w:cs="Times New Roman"/>
            <w:kern w:val="0"/>
            <w:szCs w:val="28"/>
            <w:lang w:val="en-US" w:eastAsia="zh-CN"/>
            <w14:ligatures w14:val="none"/>
          </w:rPr>
          <w:delText>D</w:delText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», который запускается непосредственно из САПР</w:t>
      </w:r>
      <w:r w:rsidR="00D37057" w:rsidRPr="00D37057">
        <w:rPr>
          <w:rFonts w:eastAsia="SimSun" w:cs="Times New Roman"/>
          <w:kern w:val="0"/>
          <w:szCs w:val="28"/>
          <w:lang w:eastAsia="zh-CN"/>
          <w14:ligatures w14:val="none"/>
        </w:rPr>
        <w:t>;</w:t>
      </w:r>
    </w:p>
    <w:p w14:paraId="413DC42B" w14:textId="5684E5B3" w:rsidR="00963338" w:rsidDel="003B3E2B" w:rsidRDefault="00963338" w:rsidP="00A51C53">
      <w:pPr>
        <w:rPr>
          <w:del w:id="1007" w:author="kekwxd3228@mail.ru" w:date="2026-09-23T11:52:00Z"/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В качестве сторонней программы, способной запустить процесс программы «</w:t>
      </w:r>
      <w:ins w:id="1008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009" w:author="kekwxd3228@mail.ru" w:date="2026-09-22T20:57:00Z">
        <w:r w:rsidRPr="00963338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 3</w:delText>
        </w:r>
        <w:r w:rsidRPr="00963338" w:rsidDel="00F81109">
          <w:rPr>
            <w:rFonts w:eastAsia="SimSun" w:cs="Times New Roman"/>
            <w:kern w:val="0"/>
            <w:szCs w:val="28"/>
            <w:lang w:val="en-US" w:eastAsia="zh-CN"/>
            <w14:ligatures w14:val="none"/>
          </w:rPr>
          <w:delText>D</w:delText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» для построения детали.</w:t>
      </w:r>
    </w:p>
    <w:p w14:paraId="699C0514" w14:textId="77777777" w:rsidR="00D37057" w:rsidRPr="005F50FD" w:rsidRDefault="00D37057">
      <w:pPr>
        <w:rPr>
          <w:rFonts w:eastAsia="SimSun" w:cs="Times New Roman"/>
          <w:kern w:val="0"/>
          <w:szCs w:val="28"/>
          <w:lang w:eastAsia="zh-CN"/>
          <w14:ligatures w14:val="none"/>
        </w:rPr>
        <w:pPrChange w:id="1010" w:author="kekwxd3228@mail.ru" w:date="2026-09-23T11:52:00Z">
          <w:pPr>
            <w:ind w:firstLine="708"/>
          </w:pPr>
        </w:pPrChange>
      </w:pPr>
    </w:p>
    <w:p w14:paraId="799B6FCC" w14:textId="77777777" w:rsidR="00963338" w:rsidRPr="00963338" w:rsidRDefault="00963338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bCs/>
          <w:iCs/>
          <w:kern w:val="0"/>
          <w:szCs w:val="28"/>
          <w:lang w:eastAsia="zh-CN"/>
          <w14:ligatures w14:val="none"/>
        </w:rPr>
        <w:t>Изменяемые параметры для плагина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 (все обозначения указаны на рисунке 2.1):</w:t>
      </w:r>
    </w:p>
    <w:p w14:paraId="0CC8C8DB" w14:textId="77777777" w:rsidR="00B672EE" w:rsidRPr="00B672EE" w:rsidRDefault="00B672EE" w:rsidP="00B672EE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B672EE">
        <w:rPr>
          <w:rFonts w:eastAsia="SimSun" w:cs="Times New Roman"/>
          <w:kern w:val="0"/>
          <w:szCs w:val="28"/>
          <w:lang w:eastAsia="zh-CN"/>
          <w14:ligatures w14:val="none"/>
        </w:rPr>
        <w:t>– высота табуретки H (400 – 500 мм);</w:t>
      </w:r>
    </w:p>
    <w:p w14:paraId="0DCE2492" w14:textId="77777777" w:rsidR="00B672EE" w:rsidRPr="00B672EE" w:rsidRDefault="00B672EE" w:rsidP="00B672EE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B672EE">
        <w:rPr>
          <w:rFonts w:eastAsia="SimSun" w:cs="Times New Roman"/>
          <w:kern w:val="0"/>
          <w:szCs w:val="28"/>
          <w:lang w:eastAsia="zh-CN"/>
          <w14:ligatures w14:val="none"/>
        </w:rPr>
        <w:t>– ширина сиденья W (350 – 450 мм);</w:t>
      </w:r>
    </w:p>
    <w:p w14:paraId="385DB28E" w14:textId="77777777" w:rsidR="00B672EE" w:rsidRPr="00B672EE" w:rsidRDefault="00B672EE" w:rsidP="00B672EE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B672EE">
        <w:rPr>
          <w:rFonts w:eastAsia="SimSun" w:cs="Times New Roman"/>
          <w:kern w:val="0"/>
          <w:szCs w:val="28"/>
          <w:lang w:eastAsia="zh-CN"/>
          <w14:ligatures w14:val="none"/>
        </w:rPr>
        <w:t>– глубина сиденья D (350 – 450 мм);</w:t>
      </w:r>
    </w:p>
    <w:p w14:paraId="7D97D04B" w14:textId="77777777" w:rsidR="00B672EE" w:rsidRPr="00B672EE" w:rsidRDefault="00B672EE" w:rsidP="00B672EE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B672EE">
        <w:rPr>
          <w:rFonts w:eastAsia="SimSun" w:cs="Times New Roman"/>
          <w:kern w:val="0"/>
          <w:szCs w:val="28"/>
          <w:lang w:eastAsia="zh-CN"/>
          <w14:ligatures w14:val="none"/>
        </w:rPr>
        <w:t>– диаметр ножки d (25 – 50 мм);</w:t>
      </w:r>
    </w:p>
    <w:p w14:paraId="441EBDDD" w14:textId="77777777" w:rsidR="00B672EE" w:rsidDel="003B3E2B" w:rsidRDefault="00B672EE" w:rsidP="00B672EE">
      <w:pPr>
        <w:ind w:firstLine="708"/>
        <w:rPr>
          <w:del w:id="1011" w:author="kekwxd3228@mail.ru" w:date="2026-09-23T11:52:00Z"/>
          <w:rFonts w:eastAsia="SimSun" w:cs="Times New Roman"/>
          <w:kern w:val="0"/>
          <w:szCs w:val="28"/>
          <w:lang w:eastAsia="zh-CN"/>
          <w14:ligatures w14:val="none"/>
        </w:rPr>
      </w:pPr>
      <w:r w:rsidRPr="00B672EE">
        <w:rPr>
          <w:rFonts w:eastAsia="SimSun" w:cs="Times New Roman"/>
          <w:kern w:val="0"/>
          <w:szCs w:val="28"/>
          <w:lang w:eastAsia="zh-CN"/>
          <w14:ligatures w14:val="none"/>
        </w:rPr>
        <w:t>– толщина сиденья t (20 – 40 мм).</w:t>
      </w:r>
    </w:p>
    <w:p w14:paraId="333FD1A9" w14:textId="77777777" w:rsidR="00AF6786" w:rsidRPr="00E070A5" w:rsidRDefault="00AF6786" w:rsidP="003B3E2B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ABD3476" w14:textId="2F4324E8" w:rsidR="00963338" w:rsidDel="003B3E2B" w:rsidRDefault="00AF6786" w:rsidP="00AF6786">
      <w:pPr>
        <w:ind w:firstLine="708"/>
        <w:rPr>
          <w:del w:id="1012" w:author="kekwxd3228@mail.ru" w:date="2026-09-23T11:53:00Z"/>
          <w:rFonts w:eastAsia="SimSun" w:cs="Times New Roman"/>
          <w:kern w:val="0"/>
          <w:szCs w:val="28"/>
          <w:lang w:eastAsia="zh-CN"/>
          <w14:ligatures w14:val="none"/>
        </w:rPr>
      </w:pPr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 xml:space="preserve">Зависимые параметры: диаметр ножки d зависит от высоты табуретки H. Зависимость выражается формулой </w:t>
      </w:r>
      <w:proofErr w:type="gramStart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d &gt;</w:t>
      </w:r>
      <w:proofErr w:type="gramEnd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= H/12. Коэффициент 12 выбран на основе эмпирического соотношения для деревянных конструкций, согласно которому минимальный диаметр ножки составляет примерно 1/12 от высоты изделия, что обеспечивает устойчивость и прочность табуретки. Данное выражение означает, что диаметр ножки должен быть достаточным для обеспечения устойчивости конструкции при заданной высоте. Если пользователь введет значение d или H, которое не будет удовлетворять данному выражению, должна появиться ошибка валидации.</w:t>
      </w:r>
    </w:p>
    <w:p w14:paraId="4892226D" w14:textId="77777777" w:rsidR="00E45867" w:rsidRPr="005F50FD" w:rsidRDefault="00E45867">
      <w:pPr>
        <w:ind w:firstLine="708"/>
        <w:rPr>
          <w:rFonts w:eastAsia="SimSun" w:cs="Times New Roman"/>
          <w:szCs w:val="28"/>
          <w:lang w:eastAsia="zh-CN"/>
        </w:rPr>
        <w:pPrChange w:id="1013" w:author="kekwxd3228@mail.ru" w:date="2026-09-23T11:53:00Z">
          <w:pPr>
            <w:jc w:val="center"/>
          </w:pPr>
        </w:pPrChange>
      </w:pPr>
    </w:p>
    <w:p w14:paraId="16C6B94E" w14:textId="05252946" w:rsidR="00AF6786" w:rsidRPr="00963338" w:rsidRDefault="00AF6786" w:rsidP="00AF6786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 xml:space="preserve">Пример: изначально указаны параметры: H = 450, d = 40. Таким образом: </w:t>
      </w:r>
      <w:proofErr w:type="gramStart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40 &gt;</w:t>
      </w:r>
      <w:proofErr w:type="gramEnd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 xml:space="preserve">= 450/12 = 37.5, т.е. 40 &gt;= 37.5 – выражение корректно. Предположим, что пользователь изменяет значение H с 450 на 500, тогда: </w:t>
      </w:r>
      <w:proofErr w:type="gramStart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40 &gt;</w:t>
      </w:r>
      <w:proofErr w:type="gramEnd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 xml:space="preserve">= 500/12 = 41.7, т.е. </w:t>
      </w:r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lastRenderedPageBreak/>
        <w:t xml:space="preserve">40 &gt;= 41.7 – выражение некорректно. В пользовательском интерфейсе необходимо отобразить информацию о том, что параметр нужно изменить на удовлетворяющий условию </w:t>
      </w:r>
      <w:proofErr w:type="gramStart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d &gt;</w:t>
      </w:r>
      <w:proofErr w:type="gramEnd"/>
      <w:r w:rsidRPr="00AF6786">
        <w:rPr>
          <w:rFonts w:eastAsia="SimSun" w:cs="Times New Roman"/>
          <w:kern w:val="0"/>
          <w:szCs w:val="28"/>
          <w:lang w:eastAsia="zh-CN"/>
          <w14:ligatures w14:val="none"/>
        </w:rPr>
        <w:t>= 41.7 мм.</w:t>
      </w:r>
    </w:p>
    <w:p w14:paraId="57927AA4" w14:textId="79ABE49A" w:rsidR="00963338" w:rsidRDefault="00963338" w:rsidP="00963338">
      <w:pPr>
        <w:ind w:firstLine="708"/>
        <w:rPr>
          <w:ins w:id="1014" w:author="kekwxd3228@mail.ru" w:date="2026-10-07T09:58:00Z"/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B672EE">
        <w:rPr>
          <w:rFonts w:eastAsia="SimSun" w:cs="Times New Roman"/>
          <w:kern w:val="0"/>
          <w:szCs w:val="28"/>
          <w:lang w:eastAsia="zh-CN"/>
          <w14:ligatures w14:val="none"/>
        </w:rPr>
        <w:t>Табуретка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» в САПР </w:t>
      </w:r>
      <w:r w:rsidR="00BD6724" w:rsidRPr="00BD6724">
        <w:rPr>
          <w:rFonts w:eastAsia="SimSun" w:cs="Times New Roman"/>
          <w:kern w:val="0"/>
          <w:szCs w:val="28"/>
          <w:lang w:eastAsia="zh-CN"/>
          <w14:ligatures w14:val="none"/>
        </w:rPr>
        <w:t>«</w:t>
      </w:r>
      <w:ins w:id="1015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016" w:author="kekwxd3228@mail.ru" w:date="2026-09-22T20:57:00Z">
        <w:r w:rsidRPr="00963338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 3</w:delText>
        </w:r>
        <w:r w:rsidRPr="00963338" w:rsidDel="00F81109">
          <w:rPr>
            <w:rFonts w:eastAsia="SimSun" w:cs="Times New Roman"/>
            <w:kern w:val="0"/>
            <w:szCs w:val="28"/>
            <w:lang w:val="en-US" w:eastAsia="zh-CN"/>
            <w14:ligatures w14:val="none"/>
          </w:rPr>
          <w:delText>D</w:delText>
        </w:r>
      </w:del>
      <w:r w:rsidR="00BD6724" w:rsidRPr="00BD6724">
        <w:rPr>
          <w:rFonts w:eastAsia="SimSun" w:cs="Times New Roman"/>
          <w:kern w:val="0"/>
          <w:szCs w:val="28"/>
          <w:lang w:eastAsia="zh-CN"/>
          <w14:ligatures w14:val="none"/>
        </w:rPr>
        <w:t>»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введённые параметры.</w:t>
      </w:r>
    </w:p>
    <w:p w14:paraId="42F25B27" w14:textId="77777777" w:rsidR="00336D75" w:rsidRPr="00963338" w:rsidRDefault="00336D75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977D55F" w14:textId="66AEDFAA" w:rsidR="00963338" w:rsidRDefault="00963338" w:rsidP="00336D75">
      <w:pPr>
        <w:pStyle w:val="a3"/>
        <w:rPr>
          <w:ins w:id="1017" w:author="kekwxd3228@mail.ru" w:date="2026-10-07T09:58:00Z"/>
          <w:rFonts w:eastAsia="SimSun"/>
          <w:lang w:eastAsia="zh-CN"/>
        </w:rPr>
        <w:pPrChange w:id="1018" w:author="kekwxd3228@mail.ru" w:date="2026-10-07T09:58:00Z">
          <w:pPr>
            <w:ind w:firstLine="708"/>
          </w:pPr>
        </w:pPrChange>
      </w:pPr>
      <w:bookmarkStart w:id="1019" w:name="_Toc242261193"/>
      <w:r w:rsidRPr="00963338">
        <w:rPr>
          <w:rFonts w:eastAsia="SimSun"/>
          <w:lang w:eastAsia="zh-CN"/>
        </w:rPr>
        <w:t>3.1.2 Требования к численности и квалификации персонала системы</w:t>
      </w:r>
      <w:bookmarkEnd w:id="1019"/>
      <w:del w:id="1020" w:author="kekwxd3228@mail.ru" w:date="2026-10-07T09:58:00Z">
        <w:r w:rsidR="00AF6786" w:rsidDel="00336D75">
          <w:rPr>
            <w:rFonts w:eastAsia="SimSun"/>
            <w:lang w:eastAsia="zh-CN"/>
          </w:rPr>
          <w:delText>.</w:delText>
        </w:r>
      </w:del>
    </w:p>
    <w:p w14:paraId="6050A5E2" w14:textId="77777777" w:rsidR="00336D75" w:rsidRPr="00963338" w:rsidRDefault="00336D75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54177A6" w14:textId="77777777" w:rsidR="00963338" w:rsidRDefault="00963338" w:rsidP="00963338">
      <w:pPr>
        <w:ind w:firstLine="708"/>
        <w:rPr>
          <w:ins w:id="1021" w:author="kekwxd3228@mail.ru" w:date="2026-10-07T09:58:00Z"/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Дополнительные требования к численности и квалификации персонала системы не предъявляются.</w:t>
      </w:r>
    </w:p>
    <w:p w14:paraId="5B52500A" w14:textId="77777777" w:rsidR="00336D75" w:rsidRPr="00963338" w:rsidRDefault="00336D75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B9808D9" w14:textId="5DC76ECC" w:rsidR="00963338" w:rsidRDefault="00963338" w:rsidP="00336D75">
      <w:pPr>
        <w:pStyle w:val="a3"/>
        <w:rPr>
          <w:ins w:id="1022" w:author="kekwxd3228@mail.ru" w:date="2026-10-07T09:58:00Z"/>
          <w:rFonts w:eastAsia="SimSun"/>
          <w:lang w:eastAsia="zh-CN"/>
        </w:rPr>
        <w:pPrChange w:id="1023" w:author="kekwxd3228@mail.ru" w:date="2026-10-07T09:58:00Z">
          <w:pPr>
            <w:ind w:firstLine="708"/>
          </w:pPr>
        </w:pPrChange>
      </w:pPr>
      <w:bookmarkStart w:id="1024" w:name="_Toc242261194"/>
      <w:r w:rsidRPr="00963338">
        <w:rPr>
          <w:rFonts w:eastAsia="SimSun"/>
          <w:lang w:eastAsia="zh-CN"/>
        </w:rPr>
        <w:t>3.1.3 Показатели назначения</w:t>
      </w:r>
      <w:bookmarkEnd w:id="1024"/>
      <w:del w:id="1025" w:author="kekwxd3228@mail.ru" w:date="2026-10-07T09:58:00Z">
        <w:r w:rsidR="00AF6786" w:rsidDel="00336D75">
          <w:rPr>
            <w:rFonts w:eastAsia="SimSun"/>
            <w:lang w:eastAsia="zh-CN"/>
          </w:rPr>
          <w:delText>.</w:delText>
        </w:r>
      </w:del>
    </w:p>
    <w:p w14:paraId="55B20ACF" w14:textId="77777777" w:rsidR="00336D75" w:rsidRPr="00963338" w:rsidRDefault="00336D75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2985C40" w14:textId="77777777" w:rsidR="00963338" w:rsidRPr="00963338" w:rsidRDefault="00963338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Разработанная система должна обеспечивать следующие показатели назначения:</w:t>
      </w:r>
    </w:p>
    <w:p w14:paraId="6A17E0FC" w14:textId="77777777" w:rsidR="00963338" w:rsidRPr="00963338" w:rsidRDefault="00963338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− Время построения детали при учёте уже запущенной программы САПР не должно превышать </w:t>
      </w:r>
      <w:r w:rsidRPr="007C24BA">
        <w:rPr>
          <w:rFonts w:eastAsia="SimSun" w:cs="Times New Roman"/>
          <w:kern w:val="0"/>
          <w:szCs w:val="28"/>
          <w:lang w:eastAsia="zh-CN"/>
          <w14:ligatures w14:val="none"/>
        </w:rPr>
        <w:t xml:space="preserve">одной 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минуты;</w:t>
      </w:r>
    </w:p>
    <w:p w14:paraId="311F064E" w14:textId="39CBEED8" w:rsidR="00963338" w:rsidRPr="00963338" w:rsidRDefault="00963338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</w:t>
      </w:r>
      <w:ins w:id="1026" w:author="kekwxd3228@mail.ru" w:date="2026-09-23T11:31:00Z">
        <w:r w:rsidR="00A51C53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 </w:t>
        </w:r>
      </w:ins>
      <w:del w:id="1027" w:author="kekwxd3228@mail.ru" w:date="2026-09-23T11:31:00Z">
        <w:r w:rsidRPr="00963338" w:rsidDel="00A51C53">
          <w:rPr>
            <w:rFonts w:eastAsia="SimSun" w:cs="Times New Roman"/>
            <w:kern w:val="0"/>
            <w:szCs w:val="28"/>
            <w:lang w:eastAsia="zh-CN"/>
            <w14:ligatures w14:val="none"/>
          </w:rPr>
          <w:delText xml:space="preserve"> </w:delText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Система не должна позволять создавать детали с некорректно заданными параметрами (см. п. 3.1.1. </w:t>
      </w:r>
      <w:r w:rsidRPr="00963338">
        <w:rPr>
          <w:rFonts w:eastAsia="SimSun" w:cs="Times New Roman"/>
          <w:bCs/>
          <w:iCs/>
          <w:kern w:val="0"/>
          <w:szCs w:val="28"/>
          <w:lang w:eastAsia="zh-CN"/>
          <w14:ligatures w14:val="none"/>
        </w:rPr>
        <w:t>«Изменяемые параметры для плагина»</w:t>
      </w: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).</w:t>
      </w:r>
    </w:p>
    <w:p w14:paraId="0E41A140" w14:textId="77777777" w:rsidR="00963338" w:rsidRDefault="00963338" w:rsidP="00963338">
      <w:pPr>
        <w:ind w:firstLine="708"/>
        <w:rPr>
          <w:ins w:id="1028" w:author="kekwxd3228@mail.ru" w:date="2026-10-07T09:59:00Z"/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2EF77ECD" w14:textId="77777777" w:rsidR="00B24E80" w:rsidRPr="00963338" w:rsidRDefault="00B24E80" w:rsidP="00963338">
      <w:pPr>
        <w:ind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6D3CF99" w14:textId="5E451AAF" w:rsidR="00963338" w:rsidRDefault="00963338" w:rsidP="00B24E80">
      <w:pPr>
        <w:pStyle w:val="a3"/>
        <w:rPr>
          <w:ins w:id="1029" w:author="kekwxd3228@mail.ru" w:date="2026-10-07T09:59:00Z"/>
          <w:lang w:eastAsia="zh-CN"/>
        </w:rPr>
        <w:pPrChange w:id="1030" w:author="kekwxd3228@mail.ru" w:date="2026-10-07T09:59:00Z">
          <w:pPr/>
        </w:pPrChange>
      </w:pPr>
      <w:bookmarkStart w:id="1031" w:name="_Toc242261195"/>
      <w:r w:rsidRPr="00963338">
        <w:rPr>
          <w:lang w:eastAsia="zh-CN"/>
        </w:rPr>
        <w:lastRenderedPageBreak/>
        <w:t>3.1.4 Требования к надёжности</w:t>
      </w:r>
      <w:bookmarkEnd w:id="1031"/>
      <w:del w:id="1032" w:author="kekwxd3228@mail.ru" w:date="2026-10-07T09:59:00Z">
        <w:r w:rsidR="00AF6786" w:rsidDel="00B24E80">
          <w:rPr>
            <w:lang w:eastAsia="zh-CN"/>
          </w:rPr>
          <w:delText>.</w:delText>
        </w:r>
      </w:del>
    </w:p>
    <w:p w14:paraId="5694709F" w14:textId="77777777" w:rsidR="00B24E80" w:rsidRPr="00963338" w:rsidRDefault="00B24E80" w:rsidP="00AF6786">
      <w:pPr>
        <w:rPr>
          <w:lang w:eastAsia="zh-CN"/>
        </w:rPr>
      </w:pPr>
    </w:p>
    <w:p w14:paraId="06CFCEAB" w14:textId="77777777" w:rsidR="00963338" w:rsidRDefault="00963338" w:rsidP="00AF6786">
      <w:pPr>
        <w:rPr>
          <w:ins w:id="1033" w:author="kekwxd3228@mail.ru" w:date="2026-10-07T09:59:00Z"/>
          <w:lang w:eastAsia="zh-CN"/>
        </w:rPr>
      </w:pPr>
      <w:r w:rsidRPr="00963338">
        <w:rPr>
          <w:lang w:eastAsia="zh-CN"/>
        </w:rPr>
        <w:t>Дополнительные требования к надёжности не предъявляются.</w:t>
      </w:r>
    </w:p>
    <w:p w14:paraId="0BD233DE" w14:textId="77777777" w:rsidR="00B24E80" w:rsidRPr="00963338" w:rsidRDefault="00B24E80" w:rsidP="00AF6786">
      <w:pPr>
        <w:rPr>
          <w:lang w:eastAsia="zh-CN"/>
        </w:rPr>
      </w:pPr>
    </w:p>
    <w:p w14:paraId="6D381E6E" w14:textId="1C1DA616" w:rsidR="00963338" w:rsidRDefault="00963338" w:rsidP="00B24E80">
      <w:pPr>
        <w:pStyle w:val="a3"/>
        <w:rPr>
          <w:ins w:id="1034" w:author="kekwxd3228@mail.ru" w:date="2026-10-07T09:59:00Z"/>
          <w:lang w:eastAsia="zh-CN"/>
        </w:rPr>
        <w:pPrChange w:id="1035" w:author="kekwxd3228@mail.ru" w:date="2026-10-07T09:59:00Z">
          <w:pPr/>
        </w:pPrChange>
      </w:pPr>
      <w:bookmarkStart w:id="1036" w:name="_Toc242261196"/>
      <w:r w:rsidRPr="00963338">
        <w:rPr>
          <w:lang w:eastAsia="zh-CN"/>
        </w:rPr>
        <w:t>3.1.5 Требования к безопасности</w:t>
      </w:r>
      <w:bookmarkEnd w:id="1036"/>
      <w:del w:id="1037" w:author="kekwxd3228@mail.ru" w:date="2026-10-07T09:59:00Z">
        <w:r w:rsidR="00AF6786" w:rsidDel="00B24E80">
          <w:rPr>
            <w:lang w:eastAsia="zh-CN"/>
          </w:rPr>
          <w:delText>.</w:delText>
        </w:r>
      </w:del>
    </w:p>
    <w:p w14:paraId="48A7EE37" w14:textId="77777777" w:rsidR="00B24E80" w:rsidRPr="00963338" w:rsidRDefault="00B24E80" w:rsidP="00AF6786">
      <w:pPr>
        <w:rPr>
          <w:lang w:eastAsia="zh-CN"/>
        </w:rPr>
      </w:pPr>
    </w:p>
    <w:p w14:paraId="1CF45787" w14:textId="77777777" w:rsidR="00963338" w:rsidRDefault="00963338" w:rsidP="00AF6786">
      <w:pPr>
        <w:rPr>
          <w:ins w:id="1038" w:author="kekwxd3228@mail.ru" w:date="2026-10-07T09:59:00Z"/>
          <w:lang w:eastAsia="zh-CN"/>
        </w:rPr>
      </w:pPr>
      <w:r w:rsidRPr="00963338">
        <w:rPr>
          <w:lang w:eastAsia="zh-CN"/>
        </w:rPr>
        <w:t>Дополнительные требования к безопасности не предъявляются.</w:t>
      </w:r>
    </w:p>
    <w:p w14:paraId="403520D0" w14:textId="77777777" w:rsidR="00B24E80" w:rsidRPr="00963338" w:rsidRDefault="00B24E80" w:rsidP="00AF6786">
      <w:pPr>
        <w:rPr>
          <w:lang w:eastAsia="zh-CN"/>
        </w:rPr>
      </w:pPr>
    </w:p>
    <w:p w14:paraId="64CE895E" w14:textId="486AB80B" w:rsidR="00963338" w:rsidRDefault="00963338" w:rsidP="00B24E80">
      <w:pPr>
        <w:pStyle w:val="a3"/>
        <w:rPr>
          <w:ins w:id="1039" w:author="kekwxd3228@mail.ru" w:date="2026-10-07T09:59:00Z"/>
          <w:lang w:eastAsia="zh-CN"/>
        </w:rPr>
        <w:pPrChange w:id="1040" w:author="kekwxd3228@mail.ru" w:date="2026-10-07T09:59:00Z">
          <w:pPr/>
        </w:pPrChange>
      </w:pPr>
      <w:bookmarkStart w:id="1041" w:name="_Toc242261197"/>
      <w:r w:rsidRPr="00963338">
        <w:rPr>
          <w:lang w:eastAsia="zh-CN"/>
        </w:rPr>
        <w:t>3.1.6 Требования к эргономике и технической эстетике</w:t>
      </w:r>
      <w:bookmarkEnd w:id="1041"/>
      <w:del w:id="1042" w:author="kekwxd3228@mail.ru" w:date="2026-10-07T09:59:00Z">
        <w:r w:rsidR="00AF6786" w:rsidDel="00B24E80">
          <w:rPr>
            <w:lang w:eastAsia="zh-CN"/>
          </w:rPr>
          <w:delText>.</w:delText>
        </w:r>
      </w:del>
    </w:p>
    <w:p w14:paraId="24318433" w14:textId="77777777" w:rsidR="00B24E80" w:rsidRPr="00963338" w:rsidRDefault="00B24E80" w:rsidP="00AF6786">
      <w:pPr>
        <w:rPr>
          <w:lang w:eastAsia="zh-CN"/>
        </w:rPr>
      </w:pPr>
    </w:p>
    <w:p w14:paraId="6278C53F" w14:textId="64ADC92C" w:rsidR="00963338" w:rsidRPr="00963338" w:rsidRDefault="00963338" w:rsidP="00AF6786">
      <w:pPr>
        <w:rPr>
          <w:lang w:eastAsia="zh-CN"/>
        </w:rPr>
      </w:pPr>
      <w:r w:rsidRPr="00963338">
        <w:rPr>
          <w:lang w:eastAsia="zh-CN"/>
        </w:rP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963338">
        <w:rPr>
          <w:lang w:eastAsia="zh-CN"/>
        </w:rPr>
        <w:t>desktop</w:t>
      </w:r>
      <w:proofErr w:type="spellEnd"/>
      <w:r w:rsidRPr="00963338">
        <w:rPr>
          <w:lang w:eastAsia="zh-CN"/>
        </w:rPr>
        <w:t>-интерфейсов с помощью фреймворков Windows</w:t>
      </w:r>
      <w:ins w:id="1043" w:author="kekwxd3228@mail.ru" w:date="2026-10-07T10:43:00Z">
        <w:r w:rsidR="003B6BD2">
          <w:rPr>
            <w:lang w:eastAsia="zh-CN"/>
          </w:rPr>
          <w:t xml:space="preserve"> </w:t>
        </w:r>
      </w:ins>
      <w:del w:id="1044" w:author="kekwxd3228@mail.ru" w:date="2026-10-07T10:43:00Z">
        <w:r w:rsidRPr="00963338" w:rsidDel="003B6BD2">
          <w:rPr>
            <w:lang w:val="en-US" w:eastAsia="zh-CN"/>
          </w:rPr>
          <w:delText> </w:delText>
        </w:r>
      </w:del>
      <w:proofErr w:type="spellStart"/>
      <w:r w:rsidRPr="00963338">
        <w:rPr>
          <w:lang w:eastAsia="zh-CN"/>
        </w:rPr>
        <w:t>Forms</w:t>
      </w:r>
      <w:proofErr w:type="spellEnd"/>
      <w:r w:rsidRPr="00963338">
        <w:rPr>
          <w:lang w:eastAsia="zh-CN"/>
        </w:rPr>
        <w:t>, WPF или аналогичных им, позволяющих создавать пользовательские интерфейсы для ОС Windows 10 и выше.</w:t>
      </w:r>
    </w:p>
    <w:p w14:paraId="4E33E385" w14:textId="77777777" w:rsidR="00963338" w:rsidRPr="00963338" w:rsidRDefault="00963338" w:rsidP="00AF6786">
      <w:pPr>
        <w:rPr>
          <w:lang w:eastAsia="zh-CN"/>
        </w:rPr>
      </w:pPr>
      <w:del w:id="1045" w:author="kekwxd3228@mail.ru" w:date="2026-09-23T11:31:00Z">
        <w:r w:rsidRPr="00963338" w:rsidDel="00A51C53">
          <w:rPr>
            <w:lang w:eastAsia="zh-CN"/>
          </w:rPr>
          <w:delText xml:space="preserve"> </w:delText>
        </w:r>
      </w:del>
      <w:r w:rsidRPr="00963338">
        <w:rPr>
          <w:lang w:eastAsia="zh-CN"/>
        </w:rPr>
        <w:t xml:space="preserve">Интерфейсы должны быть адаптированы под минимальную высоту экрана 1080 пикселя и ширину экрана 1920. </w:t>
      </w:r>
    </w:p>
    <w:p w14:paraId="37AC32CB" w14:textId="77777777" w:rsidR="00963338" w:rsidRDefault="00963338" w:rsidP="00AF6786">
      <w:pPr>
        <w:rPr>
          <w:ins w:id="1046" w:author="kekwxd3228@mail.ru" w:date="2026-10-07T09:59:00Z"/>
          <w:lang w:eastAsia="zh-CN"/>
        </w:rPr>
      </w:pPr>
      <w:r w:rsidRPr="00963338">
        <w:rPr>
          <w:lang w:eastAsia="zh-CN"/>
        </w:rPr>
        <w:t xml:space="preserve">Элементы интерфейса должны отвечать рекомендациям по вёрстке интерфейсов </w:t>
      </w:r>
      <w:proofErr w:type="spellStart"/>
      <w:r w:rsidRPr="00963338">
        <w:rPr>
          <w:lang w:eastAsia="zh-CN"/>
        </w:rPr>
        <w:t>desktop</w:t>
      </w:r>
      <w:proofErr w:type="spellEnd"/>
      <w:r w:rsidRPr="00963338">
        <w:rPr>
          <w:lang w:eastAsia="zh-CN"/>
        </w:rPr>
        <w:t>-приложений указанным в источнике [1].</w:t>
      </w:r>
    </w:p>
    <w:p w14:paraId="0ABB4325" w14:textId="77777777" w:rsidR="00B24E80" w:rsidRPr="00963338" w:rsidRDefault="00B24E80" w:rsidP="00AF6786">
      <w:pPr>
        <w:rPr>
          <w:lang w:eastAsia="zh-CN"/>
        </w:rPr>
      </w:pPr>
    </w:p>
    <w:p w14:paraId="6425688A" w14:textId="647DC7E6" w:rsidR="00963338" w:rsidRDefault="00963338" w:rsidP="00B24E80">
      <w:pPr>
        <w:pStyle w:val="a3"/>
        <w:rPr>
          <w:ins w:id="1047" w:author="kekwxd3228@mail.ru" w:date="2026-10-07T09:59:00Z"/>
          <w:lang w:eastAsia="zh-CN"/>
        </w:rPr>
        <w:pPrChange w:id="1048" w:author="kekwxd3228@mail.ru" w:date="2026-10-07T09:59:00Z">
          <w:pPr/>
        </w:pPrChange>
      </w:pPr>
      <w:bookmarkStart w:id="1049" w:name="_Toc242261198"/>
      <w:r w:rsidRPr="00963338">
        <w:rPr>
          <w:lang w:eastAsia="zh-CN"/>
        </w:rPr>
        <w:t>3.1.7 Требования к эксплуатации, техническому обслуживанию, ремонту и хранению компонентов системы</w:t>
      </w:r>
      <w:bookmarkEnd w:id="1049"/>
      <w:del w:id="1050" w:author="kekwxd3228@mail.ru" w:date="2026-10-07T09:59:00Z">
        <w:r w:rsidR="00AF6786" w:rsidDel="00B24E80">
          <w:rPr>
            <w:lang w:eastAsia="zh-CN"/>
          </w:rPr>
          <w:delText>.</w:delText>
        </w:r>
      </w:del>
    </w:p>
    <w:p w14:paraId="5B356B76" w14:textId="77777777" w:rsidR="00B24E80" w:rsidRPr="00963338" w:rsidRDefault="00B24E80" w:rsidP="00AF6786">
      <w:pPr>
        <w:rPr>
          <w:lang w:eastAsia="zh-CN"/>
        </w:rPr>
      </w:pPr>
    </w:p>
    <w:p w14:paraId="0A286B53" w14:textId="77777777" w:rsidR="00963338" w:rsidRDefault="00963338" w:rsidP="00AF6786">
      <w:pPr>
        <w:rPr>
          <w:ins w:id="1051" w:author="kekwxd3228@mail.ru" w:date="2026-10-07T10:01:00Z"/>
          <w:lang w:eastAsia="zh-CN"/>
        </w:rPr>
      </w:pPr>
      <w:r w:rsidRPr="00963338">
        <w:rPr>
          <w:lang w:eastAsia="zh-CN"/>
        </w:rPr>
        <w:t xml:space="preserve"> 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4A316C8D" w14:textId="77777777" w:rsidR="00502A6C" w:rsidRPr="00963338" w:rsidRDefault="00502A6C" w:rsidP="00AF6786">
      <w:pPr>
        <w:rPr>
          <w:lang w:eastAsia="zh-CN"/>
        </w:rPr>
      </w:pPr>
    </w:p>
    <w:p w14:paraId="4BAA05ED" w14:textId="0715A594" w:rsidR="00963338" w:rsidRDefault="00963338" w:rsidP="00502A6C">
      <w:pPr>
        <w:pStyle w:val="a3"/>
        <w:rPr>
          <w:ins w:id="1052" w:author="kekwxd3228@mail.ru" w:date="2026-10-07T10:01:00Z"/>
          <w:lang w:eastAsia="zh-CN"/>
        </w:rPr>
      </w:pPr>
      <w:bookmarkStart w:id="1053" w:name="_Toc242261199"/>
      <w:r w:rsidRPr="00963338">
        <w:rPr>
          <w:lang w:eastAsia="zh-CN"/>
        </w:rPr>
        <w:t>3.1.8 Требования к защите информации от несанкционированного доступа</w:t>
      </w:r>
      <w:bookmarkEnd w:id="1053"/>
      <w:del w:id="1054" w:author="kekwxd3228@mail.ru" w:date="2026-10-07T10:01:00Z">
        <w:r w:rsidR="00AF6786" w:rsidDel="00502A6C">
          <w:rPr>
            <w:lang w:eastAsia="zh-CN"/>
          </w:rPr>
          <w:delText>.</w:delText>
        </w:r>
      </w:del>
    </w:p>
    <w:p w14:paraId="6F38398D" w14:textId="77777777" w:rsidR="00502A6C" w:rsidRPr="00502A6C" w:rsidRDefault="00502A6C" w:rsidP="00502A6C">
      <w:pPr>
        <w:rPr>
          <w:lang w:eastAsia="zh-CN"/>
        </w:rPr>
      </w:pPr>
    </w:p>
    <w:p w14:paraId="7B347D42" w14:textId="10541576" w:rsidR="00AF6786" w:rsidRPr="00963338" w:rsidRDefault="00963338" w:rsidP="00AF6786">
      <w:pPr>
        <w:rPr>
          <w:lang w:eastAsia="zh-CN"/>
        </w:rPr>
      </w:pPr>
      <w:r w:rsidRPr="00963338">
        <w:rPr>
          <w:lang w:eastAsia="zh-CN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517AAD79" w14:textId="77777777" w:rsidR="00963338" w:rsidRDefault="00963338" w:rsidP="00502A6C">
      <w:pPr>
        <w:pStyle w:val="a3"/>
        <w:rPr>
          <w:ins w:id="1055" w:author="kekwxd3228@mail.ru" w:date="2026-10-07T10:01:00Z"/>
          <w:lang w:eastAsia="zh-CN"/>
        </w:rPr>
      </w:pPr>
      <w:bookmarkStart w:id="1056" w:name="_Toc242261200"/>
      <w:r w:rsidRPr="00963338">
        <w:rPr>
          <w:lang w:eastAsia="zh-CN"/>
        </w:rPr>
        <w:lastRenderedPageBreak/>
        <w:t>3.1.9 Требования по сохранности информации при авариях</w:t>
      </w:r>
      <w:bookmarkEnd w:id="1056"/>
    </w:p>
    <w:p w14:paraId="4582A6C1" w14:textId="77777777" w:rsidR="00502A6C" w:rsidRPr="00502A6C" w:rsidRDefault="00502A6C" w:rsidP="00502A6C">
      <w:pPr>
        <w:rPr>
          <w:lang w:eastAsia="zh-CN"/>
        </w:rPr>
      </w:pPr>
    </w:p>
    <w:p w14:paraId="6A5DD9AA" w14:textId="77777777" w:rsidR="00963338" w:rsidRDefault="00963338" w:rsidP="00AF6786">
      <w:pPr>
        <w:rPr>
          <w:ins w:id="1057" w:author="kekwxd3228@mail.ru" w:date="2026-10-07T10:01:00Z"/>
          <w:lang w:eastAsia="zh-CN"/>
        </w:rPr>
      </w:pPr>
      <w:r w:rsidRPr="00963338">
        <w:rPr>
          <w:lang w:eastAsia="zh-CN"/>
        </w:rPr>
        <w:t xml:space="preserve">Дополнительные требования по сохранности информации при авариях не предъявляются. </w:t>
      </w:r>
    </w:p>
    <w:p w14:paraId="4CEB007B" w14:textId="77777777" w:rsidR="00502A6C" w:rsidRPr="00963338" w:rsidRDefault="00502A6C" w:rsidP="00AF6786">
      <w:pPr>
        <w:rPr>
          <w:lang w:eastAsia="zh-CN"/>
        </w:rPr>
      </w:pPr>
    </w:p>
    <w:p w14:paraId="2D743F60" w14:textId="77777777" w:rsidR="00963338" w:rsidRDefault="00963338" w:rsidP="00502A6C">
      <w:pPr>
        <w:pStyle w:val="a3"/>
        <w:rPr>
          <w:ins w:id="1058" w:author="kekwxd3228@mail.ru" w:date="2026-10-07T10:01:00Z"/>
          <w:lang w:eastAsia="zh-CN"/>
        </w:rPr>
      </w:pPr>
      <w:bookmarkStart w:id="1059" w:name="_Toc242261201"/>
      <w:r w:rsidRPr="00963338">
        <w:rPr>
          <w:lang w:eastAsia="zh-CN"/>
        </w:rPr>
        <w:t>3.1.10 Требования к защите от влияния внешних воздействий</w:t>
      </w:r>
      <w:bookmarkEnd w:id="1059"/>
      <w:r w:rsidRPr="00963338">
        <w:rPr>
          <w:lang w:eastAsia="zh-CN"/>
        </w:rPr>
        <w:t xml:space="preserve"> </w:t>
      </w:r>
    </w:p>
    <w:p w14:paraId="0A50BB02" w14:textId="77777777" w:rsidR="00502A6C" w:rsidRPr="00502A6C" w:rsidRDefault="00502A6C" w:rsidP="00502A6C">
      <w:pPr>
        <w:rPr>
          <w:lang w:eastAsia="zh-CN"/>
        </w:rPr>
      </w:pPr>
    </w:p>
    <w:p w14:paraId="5FB01FF0" w14:textId="77777777" w:rsidR="00963338" w:rsidRDefault="00963338" w:rsidP="00AF6786">
      <w:pPr>
        <w:rPr>
          <w:ins w:id="1060" w:author="kekwxd3228@mail.ru" w:date="2026-10-07T10:01:00Z"/>
          <w:lang w:eastAsia="zh-CN"/>
        </w:rPr>
      </w:pPr>
      <w:r w:rsidRPr="00963338">
        <w:rPr>
          <w:lang w:eastAsia="zh-CN"/>
        </w:rPr>
        <w:t xml:space="preserve">Дополнительные требования к защите от влияния внешних воздействий не предъявляются. </w:t>
      </w:r>
    </w:p>
    <w:p w14:paraId="3897EADF" w14:textId="77777777" w:rsidR="00502A6C" w:rsidRPr="00963338" w:rsidRDefault="00502A6C" w:rsidP="00AF6786">
      <w:pPr>
        <w:rPr>
          <w:lang w:eastAsia="zh-CN"/>
        </w:rPr>
      </w:pPr>
    </w:p>
    <w:p w14:paraId="02C620C5" w14:textId="2FFD6ADC" w:rsidR="00963338" w:rsidRDefault="00963338" w:rsidP="00502A6C">
      <w:pPr>
        <w:pStyle w:val="a3"/>
        <w:rPr>
          <w:ins w:id="1061" w:author="kekwxd3228@mail.ru" w:date="2026-10-07T10:01:00Z"/>
          <w:lang w:eastAsia="zh-CN"/>
        </w:rPr>
      </w:pPr>
      <w:bookmarkStart w:id="1062" w:name="_Toc242261202"/>
      <w:r w:rsidRPr="00963338">
        <w:rPr>
          <w:lang w:eastAsia="zh-CN"/>
        </w:rPr>
        <w:t>3.1.11 Требования к патентной чистоте</w:t>
      </w:r>
      <w:bookmarkEnd w:id="1062"/>
      <w:del w:id="1063" w:author="kekwxd3228@mail.ru" w:date="2026-10-07T10:01:00Z">
        <w:r w:rsidR="006C3686" w:rsidDel="00502A6C">
          <w:rPr>
            <w:lang w:eastAsia="zh-CN"/>
          </w:rPr>
          <w:delText>.</w:delText>
        </w:r>
      </w:del>
    </w:p>
    <w:p w14:paraId="5D3C246A" w14:textId="77777777" w:rsidR="00502A6C" w:rsidRPr="00502A6C" w:rsidRDefault="00502A6C" w:rsidP="00502A6C">
      <w:pPr>
        <w:rPr>
          <w:lang w:eastAsia="zh-CN"/>
        </w:rPr>
      </w:pPr>
    </w:p>
    <w:p w14:paraId="05E3CC3C" w14:textId="77777777" w:rsidR="00963338" w:rsidRDefault="00963338" w:rsidP="00AF6786">
      <w:pPr>
        <w:rPr>
          <w:ins w:id="1064" w:author="kekwxd3228@mail.ru" w:date="2026-10-07T10:01:00Z"/>
          <w:lang w:eastAsia="zh-CN"/>
        </w:rPr>
      </w:pPr>
      <w:r w:rsidRPr="00963338">
        <w:rPr>
          <w:lang w:eastAsia="zh-CN"/>
        </w:rPr>
        <w:t xml:space="preserve">Дополнительные требования к патентной чистоте не предъявляются. </w:t>
      </w:r>
    </w:p>
    <w:p w14:paraId="67B761B8" w14:textId="77777777" w:rsidR="008242EA" w:rsidRPr="00963338" w:rsidRDefault="008242EA" w:rsidP="00AF6786">
      <w:pPr>
        <w:rPr>
          <w:lang w:eastAsia="zh-CN"/>
        </w:rPr>
      </w:pPr>
    </w:p>
    <w:p w14:paraId="0F1EC2CA" w14:textId="704D8C45" w:rsidR="00963338" w:rsidRDefault="00963338" w:rsidP="008242EA">
      <w:pPr>
        <w:pStyle w:val="a3"/>
        <w:rPr>
          <w:ins w:id="1065" w:author="kekwxd3228@mail.ru" w:date="2026-10-07T10:01:00Z"/>
          <w:lang w:eastAsia="zh-CN"/>
        </w:rPr>
        <w:pPrChange w:id="1066" w:author="kekwxd3228@mail.ru" w:date="2026-10-07T10:01:00Z">
          <w:pPr/>
        </w:pPrChange>
      </w:pPr>
      <w:bookmarkStart w:id="1067" w:name="_Toc242261203"/>
      <w:r w:rsidRPr="00963338">
        <w:rPr>
          <w:lang w:eastAsia="zh-CN"/>
        </w:rPr>
        <w:t>3.1.12 Требования по стандартизации и унификации</w:t>
      </w:r>
      <w:bookmarkEnd w:id="1067"/>
      <w:del w:id="1068" w:author="kekwxd3228@mail.ru" w:date="2026-10-07T10:01:00Z">
        <w:r w:rsidR="006C3686" w:rsidDel="008242EA">
          <w:rPr>
            <w:lang w:eastAsia="zh-CN"/>
          </w:rPr>
          <w:delText>.</w:delText>
        </w:r>
      </w:del>
    </w:p>
    <w:p w14:paraId="75A0171F" w14:textId="77777777" w:rsidR="008242EA" w:rsidRPr="00963338" w:rsidRDefault="008242EA" w:rsidP="00AF6786">
      <w:pPr>
        <w:rPr>
          <w:lang w:eastAsia="zh-CN"/>
        </w:rPr>
      </w:pPr>
    </w:p>
    <w:p w14:paraId="39120C66" w14:textId="37DA8AA5" w:rsidR="00F46BD4" w:rsidRDefault="00963338" w:rsidP="00CD24FD">
      <w:pPr>
        <w:rPr>
          <w:ins w:id="1069" w:author="kekwxd3228@mail.ru" w:date="2026-09-23T10:46:00Z"/>
          <w:lang w:eastAsia="zh-CN"/>
        </w:rPr>
      </w:pPr>
      <w:r w:rsidRPr="00963338">
        <w:rPr>
          <w:lang w:eastAsia="zh-CN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28220A21" w14:textId="77777777" w:rsidR="00FF272C" w:rsidRPr="00710BAC" w:rsidRDefault="00FF272C" w:rsidP="00CD24FD">
      <w:pPr>
        <w:rPr>
          <w:lang w:eastAsia="zh-CN"/>
        </w:rPr>
      </w:pPr>
    </w:p>
    <w:p w14:paraId="11BE854C" w14:textId="77777777" w:rsidR="00963338" w:rsidRPr="006C3686" w:rsidRDefault="00963338">
      <w:pPr>
        <w:ind w:firstLine="0"/>
        <w:jc w:val="center"/>
        <w:outlineLvl w:val="1"/>
        <w:rPr>
          <w:b/>
          <w:bCs/>
          <w:lang w:eastAsia="zh-CN"/>
        </w:rPr>
        <w:pPrChange w:id="1070" w:author="kekwxd3228@mail.ru" w:date="2026-09-23T11:41:00Z">
          <w:pPr>
            <w:ind w:firstLine="0"/>
            <w:jc w:val="center"/>
          </w:pPr>
        </w:pPrChange>
      </w:pPr>
      <w:bookmarkStart w:id="1071" w:name="_Toc178595982"/>
      <w:bookmarkStart w:id="1072" w:name="_Toc242261204"/>
      <w:commentRangeStart w:id="1073"/>
      <w:commentRangeStart w:id="1074"/>
      <w:r w:rsidRPr="006C3686">
        <w:rPr>
          <w:b/>
          <w:bCs/>
          <w:lang w:eastAsia="zh-CN"/>
        </w:rPr>
        <w:t>3.2 Требования к функциям (задачам), выполняемым АС</w:t>
      </w:r>
      <w:bookmarkEnd w:id="1071"/>
      <w:commentRangeEnd w:id="1073"/>
      <w:r>
        <w:rPr>
          <w:rStyle w:val="ad"/>
        </w:rPr>
        <w:commentReference w:id="1073"/>
      </w:r>
      <w:commentRangeEnd w:id="1074"/>
      <w:r w:rsidR="00901CBC">
        <w:rPr>
          <w:rStyle w:val="ad"/>
        </w:rPr>
        <w:commentReference w:id="1074"/>
      </w:r>
      <w:bookmarkEnd w:id="1072"/>
    </w:p>
    <w:p w14:paraId="550C6D41" w14:textId="77777777" w:rsidR="00963338" w:rsidRPr="00963338" w:rsidRDefault="00963338" w:rsidP="006C3686">
      <w:pPr>
        <w:rPr>
          <w:szCs w:val="28"/>
          <w:lang w:eastAsia="zh-CN"/>
        </w:rPr>
      </w:pPr>
    </w:p>
    <w:p w14:paraId="58C83CBD" w14:textId="15A1BD3C" w:rsidR="00963338" w:rsidRDefault="00963338" w:rsidP="008242EA">
      <w:pPr>
        <w:pStyle w:val="a3"/>
        <w:rPr>
          <w:ins w:id="1075" w:author="kekwxd3228@mail.ru" w:date="2026-10-07T10:02:00Z"/>
          <w:lang w:eastAsia="zh-CN"/>
        </w:rPr>
      </w:pPr>
      <w:bookmarkStart w:id="1076" w:name="_Toc242261205"/>
      <w:r w:rsidRPr="00963338">
        <w:rPr>
          <w:lang w:eastAsia="zh-CN"/>
        </w:rPr>
        <w:t>3.2.1 Перечень функций, задач или их комплексов</w:t>
      </w:r>
      <w:bookmarkEnd w:id="1076"/>
      <w:del w:id="1077" w:author="kekwxd3228@mail.ru" w:date="2026-10-07T10:02:00Z">
        <w:r w:rsidR="006C3686" w:rsidDel="008242EA">
          <w:rPr>
            <w:lang w:eastAsia="zh-CN"/>
          </w:rPr>
          <w:delText>.</w:delText>
        </w:r>
      </w:del>
    </w:p>
    <w:p w14:paraId="172FACC0" w14:textId="77777777" w:rsidR="008242EA" w:rsidRPr="008242EA" w:rsidRDefault="008242EA" w:rsidP="008242EA">
      <w:pPr>
        <w:rPr>
          <w:lang w:eastAsia="zh-CN"/>
        </w:rPr>
      </w:pPr>
    </w:p>
    <w:p w14:paraId="7074A5B4" w14:textId="493F49AC" w:rsidR="00ED03B4" w:rsidRPr="00ED03B4" w:rsidRDefault="00ED03B4" w:rsidP="00ED03B4">
      <w:pPr>
        <w:rPr>
          <w:rFonts w:eastAsia="Times New Roman"/>
          <w:szCs w:val="28"/>
        </w:rPr>
      </w:pPr>
      <w:r w:rsidRPr="00ED03B4">
        <w:rPr>
          <w:rFonts w:eastAsia="Times New Roman"/>
          <w:szCs w:val="28"/>
        </w:rPr>
        <w:t>Табуретка</w:t>
      </w:r>
      <w:r w:rsidR="00BD6724" w:rsidRPr="00BD6724">
        <w:rPr>
          <w:rFonts w:eastAsia="Times New Roman"/>
          <w:szCs w:val="28"/>
        </w:rPr>
        <w:t xml:space="preserve"> </w:t>
      </w:r>
      <w:r w:rsidR="00BD6724" w:rsidRPr="00ED03B4">
        <w:rPr>
          <w:rFonts w:eastAsia="Times New Roman"/>
          <w:szCs w:val="28"/>
        </w:rPr>
        <w:t>–</w:t>
      </w:r>
      <w:r w:rsidRPr="00ED03B4">
        <w:rPr>
          <w:rFonts w:eastAsia="Times New Roman"/>
          <w:szCs w:val="28"/>
        </w:rPr>
        <w:t xml:space="preserve"> изделие мебели, состоящее из сиденья и ножек, предназначенное для сидения без спинки. Конструкция табуретки представляет собой прямоугольное сиденье с четырьмя цилиндрическими ножками, расположенными по углам. Поскольку табуретка симметрична и состоит из повторяющихся элементов (четыре ножки), достаточно спроектировать одну ножку и размножить ее с помощью массива.</w:t>
      </w:r>
    </w:p>
    <w:p w14:paraId="4605DA1C" w14:textId="212412BE" w:rsidR="00ED03B4" w:rsidRPr="00ED03B4" w:rsidRDefault="00ED03B4" w:rsidP="00ED03B4">
      <w:pPr>
        <w:rPr>
          <w:rFonts w:eastAsia="Times New Roman"/>
          <w:szCs w:val="28"/>
        </w:rPr>
      </w:pPr>
      <w:r w:rsidRPr="00ED03B4">
        <w:rPr>
          <w:rFonts w:eastAsia="Times New Roman"/>
          <w:szCs w:val="28"/>
        </w:rPr>
        <w:lastRenderedPageBreak/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</w:t>
      </w:r>
      <w:r w:rsidR="00710BAC" w:rsidRPr="00710BAC">
        <w:rPr>
          <w:rFonts w:eastAsia="Times New Roman"/>
          <w:szCs w:val="28"/>
        </w:rPr>
        <w:t>«</w:t>
      </w:r>
      <w:ins w:id="1078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079" w:author="kekwxd3228@mail.ru" w:date="2026-09-22T20:57:00Z">
        <w:r w:rsidRPr="00ED03B4" w:rsidDel="00F81109">
          <w:rPr>
            <w:rFonts w:eastAsia="Times New Roman"/>
            <w:szCs w:val="28"/>
          </w:rPr>
          <w:delText>Компас-3D</w:delText>
        </w:r>
      </w:del>
      <w:r w:rsidR="00710BAC" w:rsidRPr="00963338">
        <w:rPr>
          <w:rFonts w:eastAsia="SimSun" w:cs="Times New Roman"/>
          <w:kern w:val="0"/>
          <w:szCs w:val="28"/>
          <w:lang w:eastAsia="zh-CN"/>
          <w14:ligatures w14:val="none"/>
        </w:rPr>
        <w:t>»</w:t>
      </w:r>
      <w:r w:rsidRPr="00ED03B4">
        <w:rPr>
          <w:rFonts w:eastAsia="Times New Roman"/>
          <w:szCs w:val="28"/>
        </w:rPr>
        <w:t>, производящая построение табуретки по заданным параметрам.</w:t>
      </w:r>
    </w:p>
    <w:p w14:paraId="698D376A" w14:textId="77777777" w:rsidR="00ED03B4" w:rsidRPr="00ED03B4" w:rsidRDefault="00ED03B4" w:rsidP="00ED03B4">
      <w:pPr>
        <w:rPr>
          <w:rFonts w:eastAsia="Times New Roman"/>
          <w:szCs w:val="28"/>
        </w:rPr>
      </w:pPr>
      <w:r w:rsidRPr="00ED03B4">
        <w:rPr>
          <w:rFonts w:eastAsia="Times New Roman"/>
          <w:szCs w:val="28"/>
        </w:rPr>
        <w:t>Перечень функций, выполняемых плагином:</w:t>
      </w:r>
    </w:p>
    <w:p w14:paraId="54D18B77" w14:textId="77777777" w:rsidR="00E261CA" w:rsidRPr="00E261CA" w:rsidRDefault="00E261CA" w:rsidP="00E261CA">
      <w:pPr>
        <w:rPr>
          <w:ins w:id="1080" w:author="kekwxd3228@mail.ru" w:date="2026-09-23T10:55:00Z"/>
          <w:rFonts w:eastAsia="Times New Roman"/>
          <w:szCs w:val="28"/>
        </w:rPr>
      </w:pPr>
      <w:ins w:id="1081" w:author="kekwxd3228@mail.ru" w:date="2026-09-23T10:55:00Z">
        <w:r w:rsidRPr="00E261CA">
          <w:rPr>
            <w:rFonts w:eastAsia="Times New Roman"/>
            <w:szCs w:val="28"/>
          </w:rPr>
          <w:t>– ввод и валидация пяти параметров модели (H, W, D, d, t);</w:t>
        </w:r>
      </w:ins>
    </w:p>
    <w:p w14:paraId="05E04753" w14:textId="77777777" w:rsidR="00E261CA" w:rsidRPr="00E261CA" w:rsidRDefault="00E261CA" w:rsidP="00E261CA">
      <w:pPr>
        <w:rPr>
          <w:ins w:id="1082" w:author="kekwxd3228@mail.ru" w:date="2026-09-23T10:55:00Z"/>
          <w:rFonts w:eastAsia="Times New Roman"/>
          <w:szCs w:val="28"/>
        </w:rPr>
      </w:pPr>
      <w:ins w:id="1083" w:author="kekwxd3228@mail.ru" w:date="2026-09-23T10:55:00Z">
        <w:r w:rsidRPr="00E261CA">
          <w:rPr>
            <w:rFonts w:eastAsia="Times New Roman"/>
            <w:szCs w:val="28"/>
          </w:rPr>
          <w:t>– проверка зависимости d ≥ H/12 с выводом сообщения об ошибке;</w:t>
        </w:r>
      </w:ins>
    </w:p>
    <w:p w14:paraId="081CEEA2" w14:textId="77777777" w:rsidR="00E261CA" w:rsidRPr="00E261CA" w:rsidRDefault="00E261CA" w:rsidP="00E261CA">
      <w:pPr>
        <w:rPr>
          <w:ins w:id="1084" w:author="kekwxd3228@mail.ru" w:date="2026-09-23T10:55:00Z"/>
          <w:rFonts w:eastAsia="Times New Roman"/>
          <w:szCs w:val="28"/>
        </w:rPr>
      </w:pPr>
      <w:ins w:id="1085" w:author="kekwxd3228@mail.ru" w:date="2026-09-23T10:55:00Z">
        <w:r w:rsidRPr="00E261CA">
          <w:rPr>
            <w:rFonts w:eastAsia="Times New Roman"/>
            <w:szCs w:val="28"/>
          </w:rPr>
          <w:t>– автоматическое вычисление длины ножки L = H − t;</w:t>
        </w:r>
      </w:ins>
    </w:p>
    <w:p w14:paraId="58FB6829" w14:textId="77777777" w:rsidR="00E261CA" w:rsidRPr="00E261CA" w:rsidRDefault="00E261CA" w:rsidP="00E261CA">
      <w:pPr>
        <w:rPr>
          <w:ins w:id="1086" w:author="kekwxd3228@mail.ru" w:date="2026-09-23T10:55:00Z"/>
          <w:rFonts w:eastAsia="Times New Roman"/>
          <w:szCs w:val="28"/>
        </w:rPr>
      </w:pPr>
      <w:ins w:id="1087" w:author="kekwxd3228@mail.ru" w:date="2026-09-23T10:55:00Z">
        <w:r w:rsidRPr="00E261CA">
          <w:rPr>
            <w:rFonts w:eastAsia="Times New Roman"/>
            <w:szCs w:val="28"/>
          </w:rPr>
          <w:t xml:space="preserve">– автоматическое вычисление отступа от края сиденья по ширине: </w:t>
        </w:r>
        <w:proofErr w:type="spellStart"/>
        <w:r w:rsidRPr="00E261CA">
          <w:rPr>
            <w:rFonts w:eastAsia="Times New Roman"/>
            <w:szCs w:val="28"/>
          </w:rPr>
          <w:t>offsetX</w:t>
        </w:r>
        <w:proofErr w:type="spellEnd"/>
        <w:r w:rsidRPr="00E261CA">
          <w:rPr>
            <w:rFonts w:eastAsia="Times New Roman"/>
            <w:szCs w:val="28"/>
          </w:rPr>
          <w:t xml:space="preserve"> = W / 10;</w:t>
        </w:r>
      </w:ins>
    </w:p>
    <w:p w14:paraId="3FD7C649" w14:textId="77777777" w:rsidR="00E261CA" w:rsidRPr="00E261CA" w:rsidRDefault="00E261CA" w:rsidP="00E261CA">
      <w:pPr>
        <w:rPr>
          <w:ins w:id="1088" w:author="kekwxd3228@mail.ru" w:date="2026-09-23T10:55:00Z"/>
          <w:rFonts w:eastAsia="Times New Roman"/>
          <w:szCs w:val="28"/>
        </w:rPr>
      </w:pPr>
      <w:ins w:id="1089" w:author="kekwxd3228@mail.ru" w:date="2026-09-23T10:55:00Z">
        <w:r w:rsidRPr="00E261CA">
          <w:rPr>
            <w:rFonts w:eastAsia="Times New Roman"/>
            <w:szCs w:val="28"/>
          </w:rPr>
          <w:t xml:space="preserve">– автоматическое вычисление отступа от края сиденья по глубине: </w:t>
        </w:r>
        <w:proofErr w:type="spellStart"/>
        <w:r w:rsidRPr="00E261CA">
          <w:rPr>
            <w:rFonts w:eastAsia="Times New Roman"/>
            <w:szCs w:val="28"/>
          </w:rPr>
          <w:t>offsetY</w:t>
        </w:r>
        <w:proofErr w:type="spellEnd"/>
        <w:r w:rsidRPr="00E261CA">
          <w:rPr>
            <w:rFonts w:eastAsia="Times New Roman"/>
            <w:szCs w:val="28"/>
          </w:rPr>
          <w:t xml:space="preserve"> = D / 10;</w:t>
        </w:r>
      </w:ins>
    </w:p>
    <w:p w14:paraId="53DEACBE" w14:textId="77777777" w:rsidR="00E261CA" w:rsidRPr="00E261CA" w:rsidRDefault="00E261CA" w:rsidP="00E261CA">
      <w:pPr>
        <w:rPr>
          <w:ins w:id="1090" w:author="kekwxd3228@mail.ru" w:date="2026-09-23T10:55:00Z"/>
          <w:rFonts w:eastAsia="Times New Roman"/>
          <w:szCs w:val="28"/>
        </w:rPr>
      </w:pPr>
      <w:ins w:id="1091" w:author="kekwxd3228@mail.ru" w:date="2026-09-23T10:55:00Z">
        <w:r w:rsidRPr="00E261CA">
          <w:rPr>
            <w:rFonts w:eastAsia="Times New Roman"/>
            <w:szCs w:val="28"/>
          </w:rPr>
          <w:t xml:space="preserve">– автоматическое вычисление шага массива по оси X: </w:t>
        </w:r>
        <w:proofErr w:type="spellStart"/>
        <w:r w:rsidRPr="00E261CA">
          <w:rPr>
            <w:rFonts w:eastAsia="Times New Roman"/>
            <w:szCs w:val="28"/>
          </w:rPr>
          <w:t>StepX</w:t>
        </w:r>
        <w:proofErr w:type="spellEnd"/>
        <w:r w:rsidRPr="00E261CA">
          <w:rPr>
            <w:rFonts w:eastAsia="Times New Roman"/>
            <w:szCs w:val="28"/>
          </w:rPr>
          <w:t xml:space="preserve"> = W − 2 · </w:t>
        </w:r>
        <w:proofErr w:type="spellStart"/>
        <w:r w:rsidRPr="00E261CA">
          <w:rPr>
            <w:rFonts w:eastAsia="Times New Roman"/>
            <w:szCs w:val="28"/>
          </w:rPr>
          <w:t>offsetX</w:t>
        </w:r>
        <w:proofErr w:type="spellEnd"/>
        <w:r w:rsidRPr="00E261CA">
          <w:rPr>
            <w:rFonts w:eastAsia="Times New Roman"/>
            <w:szCs w:val="28"/>
          </w:rPr>
          <w:t>;</w:t>
        </w:r>
      </w:ins>
    </w:p>
    <w:p w14:paraId="2095E724" w14:textId="77777777" w:rsidR="00E261CA" w:rsidRPr="00E261CA" w:rsidRDefault="00E261CA" w:rsidP="00E261CA">
      <w:pPr>
        <w:rPr>
          <w:ins w:id="1092" w:author="kekwxd3228@mail.ru" w:date="2026-09-23T10:55:00Z"/>
          <w:rFonts w:eastAsia="Times New Roman"/>
          <w:szCs w:val="28"/>
        </w:rPr>
      </w:pPr>
      <w:ins w:id="1093" w:author="kekwxd3228@mail.ru" w:date="2026-09-23T10:55:00Z">
        <w:r w:rsidRPr="00E261CA">
          <w:rPr>
            <w:rFonts w:eastAsia="Times New Roman"/>
            <w:szCs w:val="28"/>
          </w:rPr>
          <w:t xml:space="preserve">– автоматическое вычисление шага массива по оси Y: </w:t>
        </w:r>
        <w:proofErr w:type="spellStart"/>
        <w:r w:rsidRPr="00E261CA">
          <w:rPr>
            <w:rFonts w:eastAsia="Times New Roman"/>
            <w:szCs w:val="28"/>
          </w:rPr>
          <w:t>StepY</w:t>
        </w:r>
        <w:proofErr w:type="spellEnd"/>
        <w:r w:rsidRPr="00E261CA">
          <w:rPr>
            <w:rFonts w:eastAsia="Times New Roman"/>
            <w:szCs w:val="28"/>
          </w:rPr>
          <w:t xml:space="preserve"> = D − 2 · </w:t>
        </w:r>
        <w:proofErr w:type="spellStart"/>
        <w:r w:rsidRPr="00E261CA">
          <w:rPr>
            <w:rFonts w:eastAsia="Times New Roman"/>
            <w:szCs w:val="28"/>
          </w:rPr>
          <w:t>offsetY</w:t>
        </w:r>
        <w:proofErr w:type="spellEnd"/>
        <w:r w:rsidRPr="00E261CA">
          <w:rPr>
            <w:rFonts w:eastAsia="Times New Roman"/>
            <w:szCs w:val="28"/>
          </w:rPr>
          <w:t>;</w:t>
        </w:r>
      </w:ins>
    </w:p>
    <w:p w14:paraId="31D11C0E" w14:textId="77777777" w:rsidR="00E261CA" w:rsidRPr="00E261CA" w:rsidRDefault="00E261CA" w:rsidP="00E261CA">
      <w:pPr>
        <w:rPr>
          <w:ins w:id="1094" w:author="kekwxd3228@mail.ru" w:date="2026-09-23T10:55:00Z"/>
          <w:rFonts w:eastAsia="Times New Roman"/>
          <w:szCs w:val="28"/>
        </w:rPr>
      </w:pPr>
      <w:ins w:id="1095" w:author="kekwxd3228@mail.ru" w:date="2026-09-23T10:55:00Z">
        <w:r w:rsidRPr="00E261CA">
          <w:rPr>
            <w:rFonts w:eastAsia="Times New Roman"/>
            <w:szCs w:val="28"/>
          </w:rPr>
          <w:t>– построение сиденья табуретки (параллелепипед W × D × t);</w:t>
        </w:r>
      </w:ins>
    </w:p>
    <w:p w14:paraId="3E2E25F8" w14:textId="77777777" w:rsidR="00E261CA" w:rsidRPr="00E261CA" w:rsidRDefault="00E261CA" w:rsidP="00E261CA">
      <w:pPr>
        <w:rPr>
          <w:ins w:id="1096" w:author="kekwxd3228@mail.ru" w:date="2026-09-23T10:55:00Z"/>
          <w:rFonts w:eastAsia="Times New Roman"/>
          <w:szCs w:val="28"/>
        </w:rPr>
      </w:pPr>
      <w:ins w:id="1097" w:author="kekwxd3228@mail.ru" w:date="2026-09-23T10:55:00Z">
        <w:r w:rsidRPr="00E261CA">
          <w:rPr>
            <w:rFonts w:eastAsia="Times New Roman"/>
            <w:szCs w:val="28"/>
          </w:rPr>
          <w:t>– построение четырёх цилиндрических ножек диаметром d и длиной L;</w:t>
        </w:r>
      </w:ins>
    </w:p>
    <w:p w14:paraId="0B736F9E" w14:textId="77777777" w:rsidR="00E261CA" w:rsidRPr="00E261CA" w:rsidRDefault="00E261CA" w:rsidP="00E261CA">
      <w:pPr>
        <w:rPr>
          <w:ins w:id="1098" w:author="kekwxd3228@mail.ru" w:date="2026-09-23T10:55:00Z"/>
          <w:rFonts w:eastAsia="Times New Roman"/>
          <w:szCs w:val="28"/>
        </w:rPr>
      </w:pPr>
      <w:ins w:id="1099" w:author="kekwxd3228@mail.ru" w:date="2026-09-23T10:55:00Z">
        <w:r w:rsidRPr="00E261CA">
          <w:rPr>
            <w:rFonts w:eastAsia="Times New Roman"/>
            <w:szCs w:val="28"/>
          </w:rPr>
          <w:t>– размещение ножек по углам сиденья с помощью прямоугольного массива;</w:t>
        </w:r>
      </w:ins>
    </w:p>
    <w:p w14:paraId="6993D624" w14:textId="668DAFAD" w:rsidR="00ED03B4" w:rsidRPr="00ED03B4" w:rsidDel="00E261CA" w:rsidRDefault="00E261CA" w:rsidP="00E261CA">
      <w:pPr>
        <w:rPr>
          <w:del w:id="1100" w:author="kekwxd3228@mail.ru" w:date="2026-09-23T10:55:00Z"/>
          <w:rFonts w:eastAsia="Times New Roman"/>
          <w:szCs w:val="28"/>
        </w:rPr>
      </w:pPr>
      <w:ins w:id="1101" w:author="kekwxd3228@mail.ru" w:date="2026-09-23T10:55:00Z">
        <w:r w:rsidRPr="00E261CA">
          <w:rPr>
            <w:rFonts w:eastAsia="Times New Roman"/>
            <w:szCs w:val="28"/>
          </w:rPr>
          <w:t>– вывод готовой модели в окне САПР «КОМПАС-3D».</w:t>
        </w:r>
      </w:ins>
      <w:del w:id="1102" w:author="kekwxd3228@mail.ru" w:date="2026-09-23T10:55:00Z">
        <w:r w:rsidR="00ED03B4" w:rsidRPr="00ED03B4" w:rsidDel="00E261CA">
          <w:rPr>
            <w:rFonts w:eastAsia="Times New Roman"/>
            <w:szCs w:val="28"/>
          </w:rPr>
          <w:delText>– ввод и валидация пяти параметров модели (H, W, D, d, t);</w:delText>
        </w:r>
      </w:del>
    </w:p>
    <w:p w14:paraId="678B0DD9" w14:textId="2C808E3E" w:rsidR="00ED03B4" w:rsidRPr="00ED03B4" w:rsidDel="00E261CA" w:rsidRDefault="00ED03B4" w:rsidP="00ED03B4">
      <w:pPr>
        <w:rPr>
          <w:del w:id="1103" w:author="kekwxd3228@mail.ru" w:date="2026-09-23T10:55:00Z"/>
          <w:rFonts w:eastAsia="Times New Roman"/>
          <w:szCs w:val="28"/>
        </w:rPr>
      </w:pPr>
      <w:del w:id="1104" w:author="kekwxd3228@mail.ru" w:date="2026-09-23T10:55:00Z">
        <w:r w:rsidRPr="00ED03B4" w:rsidDel="00E261CA">
          <w:rPr>
            <w:rFonts w:eastAsia="Times New Roman"/>
            <w:szCs w:val="28"/>
          </w:rPr>
          <w:delText>– проверка зависимости d &gt;= H/12 с выводом сообщения об ошибке;</w:delText>
        </w:r>
      </w:del>
    </w:p>
    <w:p w14:paraId="5C9F37D0" w14:textId="7CAB43CA" w:rsidR="00ED03B4" w:rsidRPr="00ED03B4" w:rsidDel="003E31CE" w:rsidRDefault="00ED03B4" w:rsidP="00ED03B4">
      <w:pPr>
        <w:rPr>
          <w:del w:id="1105" w:author="kekwxd3228@mail.ru" w:date="2026-09-23T10:50:00Z"/>
          <w:rFonts w:eastAsia="Times New Roman"/>
          <w:szCs w:val="28"/>
        </w:rPr>
      </w:pPr>
      <w:commentRangeStart w:id="1106"/>
      <w:del w:id="1107" w:author="kekwxd3228@mail.ru" w:date="2026-09-23T10:50:00Z">
        <w:r w:rsidRPr="00ED03B4" w:rsidDel="003E31CE">
          <w:rPr>
            <w:rFonts w:eastAsia="Times New Roman"/>
            <w:szCs w:val="28"/>
          </w:rPr>
          <w:delText>– автоматическое вычисление длины ножки (L = H – t), отступа от края (offset = W/10) и шага массива</w:delText>
        </w:r>
        <w:r w:rsidR="00600C9D" w:rsidDel="003E31CE">
          <w:rPr>
            <w:rFonts w:eastAsia="Times New Roman"/>
            <w:szCs w:val="28"/>
          </w:rPr>
          <w:delText xml:space="preserve"> </w:delText>
        </w:r>
        <w:r w:rsidR="00600C9D" w:rsidRPr="00600C9D" w:rsidDel="003E31CE">
          <w:rPr>
            <w:rFonts w:eastAsia="Times New Roman"/>
            <w:szCs w:val="28"/>
          </w:rPr>
          <w:delText>по осям X и Y</w:delText>
        </w:r>
        <w:r w:rsidRPr="00ED03B4" w:rsidDel="003E31CE">
          <w:rPr>
            <w:rFonts w:eastAsia="Times New Roman"/>
            <w:szCs w:val="28"/>
          </w:rPr>
          <w:delText xml:space="preserve"> (Step = W – 2*offset);</w:delText>
        </w:r>
        <w:commentRangeEnd w:id="1106"/>
        <w:r w:rsidDel="003E31CE">
          <w:rPr>
            <w:rStyle w:val="ad"/>
          </w:rPr>
          <w:commentReference w:id="1106"/>
        </w:r>
      </w:del>
    </w:p>
    <w:p w14:paraId="632D1BAC" w14:textId="77288795" w:rsidR="00ED03B4" w:rsidRPr="00ED03B4" w:rsidDel="00E261CA" w:rsidRDefault="00ED03B4" w:rsidP="00ED03B4">
      <w:pPr>
        <w:rPr>
          <w:del w:id="1108" w:author="kekwxd3228@mail.ru" w:date="2026-09-23T10:55:00Z"/>
          <w:rFonts w:eastAsia="Times New Roman"/>
          <w:szCs w:val="28"/>
        </w:rPr>
      </w:pPr>
      <w:del w:id="1109" w:author="kekwxd3228@mail.ru" w:date="2026-09-23T10:55:00Z">
        <w:r w:rsidRPr="00ED03B4" w:rsidDel="00E261CA">
          <w:rPr>
            <w:rFonts w:eastAsia="Times New Roman"/>
            <w:szCs w:val="28"/>
          </w:rPr>
          <w:delText>– построение сиденья табуретки (параллелепипед W × D × t);</w:delText>
        </w:r>
      </w:del>
    </w:p>
    <w:p w14:paraId="548B9204" w14:textId="32AA014D" w:rsidR="00ED03B4" w:rsidRPr="00ED03B4" w:rsidDel="00E261CA" w:rsidRDefault="00ED03B4" w:rsidP="00ED03B4">
      <w:pPr>
        <w:rPr>
          <w:del w:id="1110" w:author="kekwxd3228@mail.ru" w:date="2026-09-23T10:55:00Z"/>
          <w:rFonts w:eastAsia="Times New Roman"/>
          <w:szCs w:val="28"/>
        </w:rPr>
      </w:pPr>
      <w:del w:id="1111" w:author="kekwxd3228@mail.ru" w:date="2026-09-23T10:55:00Z">
        <w:r w:rsidRPr="00ED03B4" w:rsidDel="00E261CA">
          <w:rPr>
            <w:rFonts w:eastAsia="Times New Roman"/>
            <w:szCs w:val="28"/>
          </w:rPr>
          <w:delText>– построение четырех цилиндрических ножек диаметром d и длиной L;</w:delText>
        </w:r>
      </w:del>
    </w:p>
    <w:p w14:paraId="096D78F3" w14:textId="1BD1F326" w:rsidR="00ED03B4" w:rsidRPr="00ED03B4" w:rsidDel="00E261CA" w:rsidRDefault="00ED03B4" w:rsidP="00ED03B4">
      <w:pPr>
        <w:rPr>
          <w:del w:id="1112" w:author="kekwxd3228@mail.ru" w:date="2026-09-23T10:55:00Z"/>
          <w:rFonts w:eastAsia="Times New Roman"/>
          <w:szCs w:val="28"/>
        </w:rPr>
      </w:pPr>
      <w:del w:id="1113" w:author="kekwxd3228@mail.ru" w:date="2026-09-23T10:55:00Z">
        <w:r w:rsidRPr="00ED03B4" w:rsidDel="00E261CA">
          <w:rPr>
            <w:rFonts w:eastAsia="Times New Roman"/>
            <w:szCs w:val="28"/>
          </w:rPr>
          <w:delText>– размещение ножек по углам сиденья с помощью прямоугольного массива;</w:delText>
        </w:r>
      </w:del>
    </w:p>
    <w:p w14:paraId="1103BEAE" w14:textId="5746DE78" w:rsidR="00E45867" w:rsidDel="00E261CA" w:rsidRDefault="00ED03B4" w:rsidP="000612F4">
      <w:pPr>
        <w:rPr>
          <w:del w:id="1114" w:author="kekwxd3228@mail.ru" w:date="2026-09-23T10:55:00Z"/>
          <w:rFonts w:eastAsia="Times New Roman"/>
          <w:szCs w:val="28"/>
        </w:rPr>
      </w:pPr>
      <w:del w:id="1115" w:author="kekwxd3228@mail.ru" w:date="2026-09-23T10:55:00Z">
        <w:r w:rsidRPr="00ED03B4" w:rsidDel="00E261CA">
          <w:rPr>
            <w:rFonts w:eastAsia="Times New Roman"/>
            <w:szCs w:val="28"/>
          </w:rPr>
          <w:delText xml:space="preserve">– вывод готовой модели в окне САПР </w:delText>
        </w:r>
        <w:r w:rsidR="00BD6724" w:rsidRPr="00BD6724" w:rsidDel="00E261CA">
          <w:rPr>
            <w:rFonts w:eastAsia="Times New Roman"/>
            <w:szCs w:val="28"/>
          </w:rPr>
          <w:delText>«</w:delText>
        </w:r>
      </w:del>
      <w:del w:id="1116" w:author="kekwxd3228@mail.ru" w:date="2026-09-22T20:57:00Z">
        <w:r w:rsidRPr="00ED03B4" w:rsidDel="00F81109">
          <w:rPr>
            <w:rFonts w:eastAsia="Times New Roman"/>
            <w:szCs w:val="28"/>
          </w:rPr>
          <w:delText>Компас</w:delText>
        </w:r>
        <w:r w:rsidR="00C11CD7" w:rsidRPr="00C11CD7" w:rsidDel="00F81109">
          <w:rPr>
            <w:rFonts w:eastAsia="Times New Roman"/>
            <w:szCs w:val="28"/>
          </w:rPr>
          <w:delText xml:space="preserve"> </w:delText>
        </w:r>
        <w:r w:rsidRPr="00ED03B4" w:rsidDel="00F81109">
          <w:rPr>
            <w:rFonts w:eastAsia="Times New Roman"/>
            <w:szCs w:val="28"/>
          </w:rPr>
          <w:delText>3D</w:delText>
        </w:r>
      </w:del>
      <w:del w:id="1117" w:author="kekwxd3228@mail.ru" w:date="2026-09-23T10:55:00Z">
        <w:r w:rsidR="00BD6724" w:rsidRPr="00BD6724" w:rsidDel="00E261CA">
          <w:rPr>
            <w:rFonts w:eastAsia="Times New Roman"/>
            <w:szCs w:val="28"/>
          </w:rPr>
          <w:delText>»</w:delText>
        </w:r>
        <w:r w:rsidRPr="00ED03B4" w:rsidDel="00E261CA">
          <w:rPr>
            <w:rFonts w:eastAsia="Times New Roman"/>
            <w:szCs w:val="28"/>
          </w:rPr>
          <w:delText>.</w:delText>
        </w:r>
      </w:del>
    </w:p>
    <w:p w14:paraId="574A47B7" w14:textId="77777777" w:rsidR="00AD0FF6" w:rsidRPr="00ED03B4" w:rsidRDefault="00AD0FF6" w:rsidP="000612F4">
      <w:pPr>
        <w:rPr>
          <w:rFonts w:eastAsia="Times New Roman"/>
          <w:szCs w:val="28"/>
        </w:rPr>
      </w:pPr>
    </w:p>
    <w:p w14:paraId="1A5D5A1D" w14:textId="5BD2BAE1" w:rsidR="00AD0FF6" w:rsidRPr="00AD0FF6" w:rsidDel="006D1609" w:rsidRDefault="00AD0FF6" w:rsidP="00AD0FF6">
      <w:pPr>
        <w:rPr>
          <w:del w:id="1118" w:author="kekwxd3228@mail.ru" w:date="2026-10-07T10:42:00Z"/>
          <w:szCs w:val="28"/>
          <w:lang w:eastAsia="zh-CN"/>
        </w:rPr>
      </w:pPr>
      <w:del w:id="1119" w:author="kekwxd3228@mail.ru" w:date="2026-10-07T10:42:00Z">
        <w:r w:rsidRPr="00AD0FF6" w:rsidDel="006D1609">
          <w:rPr>
            <w:szCs w:val="28"/>
            <w:lang w:eastAsia="zh-CN"/>
          </w:rPr>
          <w:delText>Расчёт параметров:</w:delText>
        </w:r>
      </w:del>
    </w:p>
    <w:p w14:paraId="5592D999" w14:textId="2BE693D4" w:rsidR="005554ED" w:rsidRPr="005554ED" w:rsidRDefault="005554ED" w:rsidP="005554ED">
      <w:pPr>
        <w:rPr>
          <w:ins w:id="1120" w:author="kekwxd3228@mail.ru" w:date="2026-09-23T10:57:00Z"/>
          <w:szCs w:val="28"/>
          <w:lang w:eastAsia="zh-CN"/>
        </w:rPr>
      </w:pPr>
      <w:ins w:id="1121" w:author="kekwxd3228@mail.ru" w:date="2026-09-23T10:57:00Z">
        <w:r w:rsidRPr="005554ED">
          <w:rPr>
            <w:szCs w:val="28"/>
            <w:lang w:eastAsia="zh-CN"/>
          </w:rPr>
          <w:t xml:space="preserve">Длина ножки вычисляется как L = H − t, где H </w:t>
        </w:r>
      </w:ins>
      <w:ins w:id="1122" w:author="kekwxd3228@mail.ru" w:date="2026-09-23T11:50:00Z">
        <w:r w:rsidR="00493322" w:rsidRPr="005554ED">
          <w:rPr>
            <w:szCs w:val="28"/>
            <w:lang w:eastAsia="zh-CN"/>
          </w:rPr>
          <w:t>−</w:t>
        </w:r>
      </w:ins>
      <w:ins w:id="1123" w:author="kekwxd3228@mail.ru" w:date="2026-09-23T10:57:00Z">
        <w:r w:rsidRPr="005554ED">
          <w:rPr>
            <w:szCs w:val="28"/>
            <w:lang w:eastAsia="zh-CN"/>
          </w:rPr>
          <w:t xml:space="preserve"> общая высота табуретки, t </w:t>
        </w:r>
      </w:ins>
      <w:ins w:id="1124" w:author="kekwxd3228@mail.ru" w:date="2026-09-23T11:50:00Z">
        <w:r w:rsidR="00493322" w:rsidRPr="005554ED">
          <w:rPr>
            <w:szCs w:val="28"/>
            <w:lang w:eastAsia="zh-CN"/>
          </w:rPr>
          <w:t>−</w:t>
        </w:r>
      </w:ins>
      <w:ins w:id="1125" w:author="kekwxd3228@mail.ru" w:date="2026-09-23T10:57:00Z">
        <w:r w:rsidRPr="005554ED">
          <w:rPr>
            <w:szCs w:val="28"/>
            <w:lang w:eastAsia="zh-CN"/>
          </w:rPr>
          <w:t xml:space="preserve"> толщина сиденья. Ножка крепится к нижней плоскости сиденья, поэтому её длина равна разности общей высоты и толщины сиденья.</w:t>
        </w:r>
      </w:ins>
    </w:p>
    <w:p w14:paraId="7DB292E7" w14:textId="77777777" w:rsidR="005554ED" w:rsidRPr="005554ED" w:rsidRDefault="005554ED" w:rsidP="005554ED">
      <w:pPr>
        <w:rPr>
          <w:ins w:id="1126" w:author="kekwxd3228@mail.ru" w:date="2026-09-23T10:57:00Z"/>
          <w:szCs w:val="28"/>
          <w:lang w:eastAsia="zh-CN"/>
        </w:rPr>
      </w:pPr>
      <w:ins w:id="1127" w:author="kekwxd3228@mail.ru" w:date="2026-09-23T10:57:00Z">
        <w:r w:rsidRPr="005554ED">
          <w:rPr>
            <w:szCs w:val="28"/>
            <w:lang w:eastAsia="zh-CN"/>
          </w:rPr>
          <w:t xml:space="preserve">Отступ от края сиденья до центра ножки рассчитывается отдельно по каждой оси. По ширине отступ равен одной десятой ширины: </w:t>
        </w:r>
        <w:proofErr w:type="spellStart"/>
        <w:r w:rsidRPr="005554ED">
          <w:rPr>
            <w:szCs w:val="28"/>
            <w:lang w:eastAsia="zh-CN"/>
          </w:rPr>
          <w:t>offsetX</w:t>
        </w:r>
        <w:proofErr w:type="spellEnd"/>
        <w:r w:rsidRPr="005554ED">
          <w:rPr>
            <w:szCs w:val="28"/>
            <w:lang w:eastAsia="zh-CN"/>
          </w:rPr>
          <w:t xml:space="preserve"> = W / 10. По глубине отступ равен одной десятой глубины: </w:t>
        </w:r>
        <w:proofErr w:type="spellStart"/>
        <w:r w:rsidRPr="005554ED">
          <w:rPr>
            <w:szCs w:val="28"/>
            <w:lang w:eastAsia="zh-CN"/>
          </w:rPr>
          <w:t>offsetY</w:t>
        </w:r>
        <w:proofErr w:type="spellEnd"/>
        <w:r w:rsidRPr="005554ED">
          <w:rPr>
            <w:szCs w:val="28"/>
            <w:lang w:eastAsia="zh-CN"/>
          </w:rPr>
          <w:t xml:space="preserve"> = D / 10. При ширине и глубине сиденья в диапазоне 350–450 мм отступы составляют 35–45 мм, что обеспечивает достаточную площадь опоры, устойчивость конструкции и предотвращает скалывание края сиденья.</w:t>
        </w:r>
      </w:ins>
    </w:p>
    <w:p w14:paraId="46BA9D55" w14:textId="77777777" w:rsidR="005554ED" w:rsidRPr="005554ED" w:rsidRDefault="005554ED" w:rsidP="005554ED">
      <w:pPr>
        <w:rPr>
          <w:ins w:id="1128" w:author="kekwxd3228@mail.ru" w:date="2026-09-23T10:57:00Z"/>
          <w:szCs w:val="28"/>
          <w:lang w:eastAsia="zh-CN"/>
        </w:rPr>
      </w:pPr>
      <w:ins w:id="1129" w:author="kekwxd3228@mail.ru" w:date="2026-09-23T10:57:00Z">
        <w:r w:rsidRPr="005554ED">
          <w:rPr>
            <w:szCs w:val="28"/>
            <w:lang w:eastAsia="zh-CN"/>
          </w:rPr>
          <w:lastRenderedPageBreak/>
          <w:t xml:space="preserve">Шаг массива также вычисляется отдельно для каждой оси, поскольку ширина W и глубина D могут отличаться. Шаг по оси X равен </w:t>
        </w:r>
        <w:proofErr w:type="spellStart"/>
        <w:r w:rsidRPr="005554ED">
          <w:rPr>
            <w:szCs w:val="28"/>
            <w:lang w:eastAsia="zh-CN"/>
          </w:rPr>
          <w:t>StepX</w:t>
        </w:r>
        <w:proofErr w:type="spellEnd"/>
        <w:r w:rsidRPr="005554ED">
          <w:rPr>
            <w:szCs w:val="28"/>
            <w:lang w:eastAsia="zh-CN"/>
          </w:rPr>
          <w:t xml:space="preserve"> = W − 2 · </w:t>
        </w:r>
        <w:proofErr w:type="spellStart"/>
        <w:r w:rsidRPr="005554ED">
          <w:rPr>
            <w:szCs w:val="28"/>
            <w:lang w:eastAsia="zh-CN"/>
          </w:rPr>
          <w:t>offsetX</w:t>
        </w:r>
        <w:proofErr w:type="spellEnd"/>
        <w:r w:rsidRPr="005554ED">
          <w:rPr>
            <w:szCs w:val="28"/>
            <w:lang w:eastAsia="zh-CN"/>
          </w:rPr>
          <w:t xml:space="preserve">. Шаг по оси Y равен </w:t>
        </w:r>
        <w:proofErr w:type="spellStart"/>
        <w:r w:rsidRPr="005554ED">
          <w:rPr>
            <w:szCs w:val="28"/>
            <w:lang w:eastAsia="zh-CN"/>
          </w:rPr>
          <w:t>StepY</w:t>
        </w:r>
        <w:proofErr w:type="spellEnd"/>
        <w:r w:rsidRPr="005554ED">
          <w:rPr>
            <w:szCs w:val="28"/>
            <w:lang w:eastAsia="zh-CN"/>
          </w:rPr>
          <w:t xml:space="preserve"> = D − 2 · </w:t>
        </w:r>
        <w:proofErr w:type="spellStart"/>
        <w:r w:rsidRPr="005554ED">
          <w:rPr>
            <w:szCs w:val="28"/>
            <w:lang w:eastAsia="zh-CN"/>
          </w:rPr>
          <w:t>offsetY</w:t>
        </w:r>
        <w:proofErr w:type="spellEnd"/>
        <w:r w:rsidRPr="005554ED">
          <w:rPr>
            <w:szCs w:val="28"/>
            <w:lang w:eastAsia="zh-CN"/>
          </w:rPr>
          <w:t>. Шаг представляет собой расстояние между центрами соседних ножек по соответствующей оси.</w:t>
        </w:r>
      </w:ins>
    </w:p>
    <w:p w14:paraId="0A56DB63" w14:textId="204BCB16" w:rsidR="00AD0FF6" w:rsidRPr="00AD0FF6" w:rsidDel="005554ED" w:rsidRDefault="00AD0FF6" w:rsidP="00AD0FF6">
      <w:pPr>
        <w:rPr>
          <w:del w:id="1130" w:author="kekwxd3228@mail.ru" w:date="2026-09-23T10:57:00Z"/>
          <w:szCs w:val="28"/>
          <w:lang w:eastAsia="zh-CN"/>
        </w:rPr>
      </w:pPr>
      <w:del w:id="1131" w:author="kekwxd3228@mail.ru" w:date="2026-09-23T10:57:00Z">
        <w:r w:rsidRPr="00AD0FF6" w:rsidDel="005554ED">
          <w:rPr>
            <w:szCs w:val="28"/>
            <w:lang w:eastAsia="zh-CN"/>
          </w:rPr>
          <w:delText xml:space="preserve">Длина ножки вычисляется как L = H – t, где H </w:delText>
        </w:r>
        <w:r w:rsidR="00BD6724" w:rsidRPr="00ED03B4" w:rsidDel="005554ED">
          <w:rPr>
            <w:rFonts w:eastAsia="Times New Roman"/>
            <w:szCs w:val="28"/>
          </w:rPr>
          <w:delText>–</w:delText>
        </w:r>
        <w:r w:rsidRPr="00AD0FF6" w:rsidDel="005554ED">
          <w:rPr>
            <w:szCs w:val="28"/>
            <w:lang w:eastAsia="zh-CN"/>
          </w:rPr>
          <w:delText xml:space="preserve"> общая высота табуретки, t </w:delText>
        </w:r>
        <w:r w:rsidR="00BD6724" w:rsidRPr="00ED03B4" w:rsidDel="005554ED">
          <w:rPr>
            <w:rFonts w:eastAsia="Times New Roman"/>
            <w:szCs w:val="28"/>
          </w:rPr>
          <w:delText>–</w:delText>
        </w:r>
        <w:r w:rsidRPr="00AD0FF6" w:rsidDel="005554ED">
          <w:rPr>
            <w:szCs w:val="28"/>
            <w:lang w:eastAsia="zh-CN"/>
          </w:rPr>
          <w:delText xml:space="preserve"> толщина сиденья. Ножка крепится к нижней плоскости сиденья, поэтому её длина равна разности общей высоты и толщины сиденья.</w:delText>
        </w:r>
      </w:del>
    </w:p>
    <w:p w14:paraId="412B1811" w14:textId="14D39726" w:rsidR="00AD0FF6" w:rsidRPr="00AD0FF6" w:rsidDel="005554ED" w:rsidRDefault="00AD0FF6" w:rsidP="00AD0FF6">
      <w:pPr>
        <w:rPr>
          <w:del w:id="1132" w:author="kekwxd3228@mail.ru" w:date="2026-09-23T10:57:00Z"/>
          <w:szCs w:val="28"/>
          <w:lang w:eastAsia="zh-CN"/>
        </w:rPr>
      </w:pPr>
      <w:del w:id="1133" w:author="kekwxd3228@mail.ru" w:date="2026-09-23T10:57:00Z">
        <w:r w:rsidRPr="00AD0FF6" w:rsidDel="005554ED">
          <w:rPr>
            <w:szCs w:val="28"/>
            <w:lang w:eastAsia="zh-CN"/>
          </w:rPr>
          <w:delText>Отступ от края сиденья до центра ножки принят равным offset = W/10 на основе эмпирического соотношения. При ширине сиденья 350–450 мм отступ составляет 35–45 мм, что обеспечивает достаточную площадь опоры и устойчивость конструкции, а также предотвращает скалывание края сиденья.</w:delText>
        </w:r>
      </w:del>
    </w:p>
    <w:p w14:paraId="2D47195F" w14:textId="66974DDC" w:rsidR="00AD0FF6" w:rsidRPr="00AD0FF6" w:rsidDel="005554ED" w:rsidRDefault="00AD0FF6" w:rsidP="00AD0FF6">
      <w:pPr>
        <w:rPr>
          <w:del w:id="1134" w:author="kekwxd3228@mail.ru" w:date="2026-09-23T10:57:00Z"/>
          <w:szCs w:val="28"/>
          <w:lang w:eastAsia="zh-CN"/>
        </w:rPr>
      </w:pPr>
      <w:del w:id="1135" w:author="kekwxd3228@mail.ru" w:date="2026-09-23T10:57:00Z">
        <w:r w:rsidRPr="00AD0FF6" w:rsidDel="005554ED">
          <w:rPr>
            <w:szCs w:val="28"/>
            <w:lang w:eastAsia="zh-CN"/>
          </w:rPr>
          <w:delText>Шаг массива вычисляется отдельно для каждой оси, поскольку ширина W и глубина D могут отличаться. Шаг равен расстоянию между центрами соседних ножек по соответствующей оси.</w:delText>
        </w:r>
      </w:del>
    </w:p>
    <w:p w14:paraId="16C65C30" w14:textId="77777777" w:rsidR="000612F4" w:rsidRDefault="000612F4" w:rsidP="000B2A95">
      <w:pPr>
        <w:ind w:firstLine="0"/>
        <w:rPr>
          <w:szCs w:val="28"/>
          <w:lang w:eastAsia="zh-CN"/>
        </w:rPr>
      </w:pPr>
    </w:p>
    <w:p w14:paraId="0ECC81EB" w14:textId="77777777" w:rsidR="00963338" w:rsidRPr="00ED03B4" w:rsidRDefault="00963338">
      <w:pPr>
        <w:ind w:firstLine="0"/>
        <w:jc w:val="center"/>
        <w:outlineLvl w:val="1"/>
        <w:rPr>
          <w:b/>
          <w:lang w:eastAsia="zh-CN"/>
        </w:rPr>
        <w:pPrChange w:id="1136" w:author="kekwxd3228@mail.ru" w:date="2026-09-23T11:41:00Z">
          <w:pPr>
            <w:ind w:firstLine="0"/>
            <w:jc w:val="center"/>
          </w:pPr>
        </w:pPrChange>
      </w:pPr>
      <w:bookmarkStart w:id="1137" w:name="_Toc178595983"/>
      <w:bookmarkStart w:id="1138" w:name="_Toc242261206"/>
      <w:r w:rsidRPr="00ED03B4">
        <w:rPr>
          <w:b/>
          <w:lang w:eastAsia="zh-CN"/>
        </w:rPr>
        <w:t>3.3 Требования к видам обеспечения АС</w:t>
      </w:r>
      <w:bookmarkEnd w:id="1137"/>
      <w:bookmarkEnd w:id="1138"/>
    </w:p>
    <w:p w14:paraId="56A0DD20" w14:textId="77777777" w:rsidR="00963338" w:rsidRPr="00963338" w:rsidRDefault="00963338" w:rsidP="006C3686">
      <w:pPr>
        <w:rPr>
          <w:szCs w:val="28"/>
          <w:lang w:eastAsia="zh-CN"/>
        </w:rPr>
      </w:pPr>
    </w:p>
    <w:p w14:paraId="744FFCC6" w14:textId="37FF2080" w:rsidR="00963338" w:rsidRDefault="00963338" w:rsidP="008242EA">
      <w:pPr>
        <w:pStyle w:val="a3"/>
        <w:rPr>
          <w:ins w:id="1139" w:author="kekwxd3228@mail.ru" w:date="2026-10-07T10:02:00Z"/>
          <w:lang w:eastAsia="zh-CN"/>
        </w:rPr>
      </w:pPr>
      <w:del w:id="1140" w:author="kekwxd3228@mail.ru" w:date="2026-09-23T11:30:00Z">
        <w:r w:rsidRPr="00963338" w:rsidDel="00A51C53">
          <w:rPr>
            <w:lang w:eastAsia="zh-CN"/>
          </w:rPr>
          <w:tab/>
        </w:r>
      </w:del>
      <w:bookmarkStart w:id="1141" w:name="_Toc242261207"/>
      <w:r w:rsidRPr="00963338">
        <w:rPr>
          <w:lang w:eastAsia="zh-CN"/>
        </w:rPr>
        <w:t>3.3.1 Требования к математическому обеспечению системы</w:t>
      </w:r>
      <w:bookmarkEnd w:id="1141"/>
      <w:del w:id="1142" w:author="kekwxd3228@mail.ru" w:date="2026-10-07T10:02:00Z">
        <w:r w:rsidR="000B2A95" w:rsidDel="008242EA">
          <w:rPr>
            <w:lang w:eastAsia="zh-CN"/>
          </w:rPr>
          <w:delText>.</w:delText>
        </w:r>
      </w:del>
    </w:p>
    <w:p w14:paraId="57D076EE" w14:textId="77777777" w:rsidR="008242EA" w:rsidRPr="008242EA" w:rsidRDefault="008242EA" w:rsidP="008242EA">
      <w:pPr>
        <w:rPr>
          <w:lang w:eastAsia="zh-CN"/>
        </w:rPr>
      </w:pPr>
    </w:p>
    <w:p w14:paraId="3BA12434" w14:textId="77777777" w:rsidR="00963338" w:rsidRDefault="00963338" w:rsidP="00A51C53">
      <w:pPr>
        <w:rPr>
          <w:ins w:id="1143" w:author="kekwxd3228@mail.ru" w:date="2026-10-07T10:02:00Z"/>
          <w:szCs w:val="28"/>
          <w:lang w:eastAsia="zh-CN"/>
        </w:rPr>
      </w:pPr>
      <w:r w:rsidRPr="00963338">
        <w:rPr>
          <w:szCs w:val="28"/>
          <w:lang w:eastAsia="zh-CN"/>
        </w:rPr>
        <w:t xml:space="preserve">Дополнительные требования к математическому обеспечению системы не предъявляются. </w:t>
      </w:r>
    </w:p>
    <w:p w14:paraId="499D889F" w14:textId="77777777" w:rsidR="008242EA" w:rsidRPr="00963338" w:rsidRDefault="008242EA" w:rsidP="00A51C53">
      <w:pPr>
        <w:rPr>
          <w:szCs w:val="28"/>
          <w:lang w:eastAsia="zh-CN"/>
        </w:rPr>
      </w:pPr>
    </w:p>
    <w:p w14:paraId="508C562A" w14:textId="77777777" w:rsidR="00812532" w:rsidRDefault="00963338" w:rsidP="008242EA">
      <w:pPr>
        <w:pStyle w:val="a3"/>
        <w:rPr>
          <w:ins w:id="1144" w:author="kekwxd3228@mail.ru" w:date="2026-10-07T10:02:00Z"/>
          <w:lang w:eastAsia="zh-CN"/>
        </w:rPr>
        <w:pPrChange w:id="1145" w:author="kekwxd3228@mail.ru" w:date="2026-10-07T10:02:00Z">
          <w:pPr/>
        </w:pPrChange>
      </w:pPr>
      <w:bookmarkStart w:id="1146" w:name="_Toc242261208"/>
      <w:commentRangeStart w:id="1147"/>
      <w:commentRangeStart w:id="1148"/>
      <w:r w:rsidRPr="00963338">
        <w:rPr>
          <w:lang w:eastAsia="zh-CN"/>
        </w:rPr>
        <w:t>3.3.2 Требования к информационному обеспечению системы</w:t>
      </w:r>
      <w:bookmarkEnd w:id="1146"/>
      <w:del w:id="1149" w:author="kekwxd3228@mail.ru" w:date="2026-10-07T10:02:00Z">
        <w:r w:rsidR="000B2A95" w:rsidDel="008242EA">
          <w:rPr>
            <w:lang w:eastAsia="zh-CN"/>
          </w:rPr>
          <w:delText>.</w:delText>
        </w:r>
      </w:del>
    </w:p>
    <w:p w14:paraId="1AF7C475" w14:textId="77777777" w:rsidR="008242EA" w:rsidRPr="007970D6" w:rsidRDefault="008242EA" w:rsidP="00A51C53">
      <w:pPr>
        <w:rPr>
          <w:ins w:id="1150" w:author="kekwxd3228@mail.ru" w:date="2026-09-23T10:25:00Z"/>
          <w:szCs w:val="28"/>
          <w:lang w:eastAsia="zh-CN"/>
          <w:rPrChange w:id="1151" w:author="kekwxd3228@mail.ru" w:date="2026-09-23T11:43:00Z">
            <w:rPr>
              <w:ins w:id="1152" w:author="kekwxd3228@mail.ru" w:date="2026-09-23T10:25:00Z"/>
              <w:szCs w:val="28"/>
              <w:lang w:val="en-US" w:eastAsia="zh-CN"/>
            </w:rPr>
          </w:rPrChange>
        </w:rPr>
      </w:pPr>
    </w:p>
    <w:p w14:paraId="2FF6A480" w14:textId="02A0092B" w:rsidR="00963338" w:rsidRDefault="00963338" w:rsidP="00A51C53">
      <w:pPr>
        <w:rPr>
          <w:ins w:id="1153" w:author="kekwxd3228@mail.ru" w:date="2026-10-07T10:02:00Z"/>
          <w:szCs w:val="28"/>
          <w:lang w:eastAsia="zh-CN"/>
        </w:rPr>
      </w:pPr>
      <w:del w:id="1154" w:author="kekwxd3228@mail.ru" w:date="2026-09-23T10:25:00Z">
        <w:r w:rsidRPr="00963338" w:rsidDel="00812532">
          <w:rPr>
            <w:szCs w:val="28"/>
            <w:lang w:eastAsia="zh-CN"/>
          </w:rPr>
          <w:tab/>
        </w:r>
      </w:del>
      <w:r w:rsidRPr="00963338">
        <w:rPr>
          <w:szCs w:val="28"/>
          <w:lang w:eastAsia="zh-CN"/>
        </w:rPr>
        <w:t xml:space="preserve">Дополнительные требования по информационному обеспечению системы не предъявляются. </w:t>
      </w:r>
      <w:commentRangeEnd w:id="1147"/>
      <w:r>
        <w:rPr>
          <w:rStyle w:val="ad"/>
        </w:rPr>
        <w:commentReference w:id="1147"/>
      </w:r>
      <w:commentRangeEnd w:id="1148"/>
      <w:r w:rsidR="00812532">
        <w:rPr>
          <w:rStyle w:val="ad"/>
        </w:rPr>
        <w:commentReference w:id="1148"/>
      </w:r>
    </w:p>
    <w:p w14:paraId="1BA2EEE5" w14:textId="77777777" w:rsidR="008242EA" w:rsidRPr="00963338" w:rsidRDefault="008242EA" w:rsidP="00A51C53">
      <w:pPr>
        <w:rPr>
          <w:szCs w:val="28"/>
          <w:lang w:eastAsia="zh-CN"/>
        </w:rPr>
      </w:pPr>
    </w:p>
    <w:p w14:paraId="24119287" w14:textId="7190BF23" w:rsidR="00963338" w:rsidRDefault="00963338" w:rsidP="008242EA">
      <w:pPr>
        <w:pStyle w:val="a3"/>
        <w:rPr>
          <w:ins w:id="1155" w:author="kekwxd3228@mail.ru" w:date="2026-10-07T10:02:00Z"/>
          <w:lang w:eastAsia="zh-CN"/>
        </w:rPr>
        <w:pPrChange w:id="1156" w:author="kekwxd3228@mail.ru" w:date="2026-10-07T10:02:00Z">
          <w:pPr/>
        </w:pPrChange>
      </w:pPr>
      <w:bookmarkStart w:id="1157" w:name="_Toc242261209"/>
      <w:r w:rsidRPr="00963338">
        <w:rPr>
          <w:lang w:eastAsia="zh-CN"/>
        </w:rPr>
        <w:t>3.3.3 Требования к лингвистическому обеспечению системы</w:t>
      </w:r>
      <w:bookmarkEnd w:id="1157"/>
      <w:del w:id="1158" w:author="kekwxd3228@mail.ru" w:date="2026-10-07T10:02:00Z">
        <w:r w:rsidR="000B2A95" w:rsidDel="008242EA">
          <w:rPr>
            <w:lang w:eastAsia="zh-CN"/>
          </w:rPr>
          <w:delText>.</w:delText>
        </w:r>
      </w:del>
    </w:p>
    <w:p w14:paraId="0FD1BDDE" w14:textId="77777777" w:rsidR="008242EA" w:rsidRPr="00963338" w:rsidRDefault="008242EA" w:rsidP="00A51C53">
      <w:pPr>
        <w:rPr>
          <w:szCs w:val="28"/>
          <w:lang w:eastAsia="zh-CN"/>
        </w:rPr>
      </w:pPr>
    </w:p>
    <w:p w14:paraId="512EF838" w14:textId="77777777" w:rsidR="00963338" w:rsidRDefault="00963338" w:rsidP="00A51C53">
      <w:pPr>
        <w:rPr>
          <w:ins w:id="1159" w:author="kekwxd3228@mail.ru" w:date="2026-10-07T10:03:00Z"/>
          <w:szCs w:val="28"/>
          <w:lang w:eastAsia="zh-CN"/>
        </w:rPr>
      </w:pPr>
      <w:r w:rsidRPr="00963338">
        <w:rPr>
          <w:szCs w:val="28"/>
          <w:lang w:eastAsia="zh-CN"/>
        </w:rPr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6B22965A" w14:textId="77777777" w:rsidR="008242EA" w:rsidRPr="00963338" w:rsidRDefault="008242EA" w:rsidP="00A51C53">
      <w:pPr>
        <w:rPr>
          <w:szCs w:val="28"/>
          <w:lang w:eastAsia="zh-CN"/>
        </w:rPr>
      </w:pPr>
    </w:p>
    <w:p w14:paraId="11F55882" w14:textId="152618C3" w:rsidR="00963338" w:rsidRDefault="00963338" w:rsidP="008242EA">
      <w:pPr>
        <w:pStyle w:val="a3"/>
        <w:rPr>
          <w:ins w:id="1160" w:author="kekwxd3228@mail.ru" w:date="2026-10-07T10:03:00Z"/>
          <w:lang w:eastAsia="zh-CN"/>
        </w:rPr>
        <w:pPrChange w:id="1161" w:author="kekwxd3228@mail.ru" w:date="2026-10-07T10:03:00Z">
          <w:pPr/>
        </w:pPrChange>
      </w:pPr>
      <w:bookmarkStart w:id="1162" w:name="_Toc242261210"/>
      <w:r w:rsidRPr="00963338">
        <w:rPr>
          <w:lang w:eastAsia="zh-CN"/>
        </w:rPr>
        <w:t>3.3.4 Требования к программному обеспечению системы</w:t>
      </w:r>
      <w:bookmarkEnd w:id="1162"/>
      <w:del w:id="1163" w:author="kekwxd3228@mail.ru" w:date="2026-10-07T10:03:00Z">
        <w:r w:rsidR="000B2A95" w:rsidDel="008242EA">
          <w:rPr>
            <w:lang w:eastAsia="zh-CN"/>
          </w:rPr>
          <w:delText>.</w:delText>
        </w:r>
      </w:del>
    </w:p>
    <w:p w14:paraId="3632F002" w14:textId="77777777" w:rsidR="008242EA" w:rsidRPr="00963338" w:rsidRDefault="008242EA" w:rsidP="006C3686">
      <w:pPr>
        <w:rPr>
          <w:szCs w:val="28"/>
          <w:lang w:eastAsia="zh-CN"/>
        </w:rPr>
      </w:pPr>
    </w:p>
    <w:p w14:paraId="0C5136BE" w14:textId="09C7416C" w:rsidR="00963338" w:rsidRPr="00963338" w:rsidRDefault="00963338" w:rsidP="006C3686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 w:rsidRPr="00963338">
        <w:rPr>
          <w:szCs w:val="28"/>
          <w:lang w:eastAsia="zh-CN"/>
        </w:rPr>
        <w:lastRenderedPageBreak/>
        <w:t>использование в любом ПО и освобождающим использующих от любой оплаты. Версия САПР «</w:t>
      </w:r>
      <w:ins w:id="1164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165" w:author="kekwxd3228@mail.ru" w:date="2026-09-22T20:57:00Z">
        <w:r w:rsidRPr="00963338" w:rsidDel="00F81109">
          <w:rPr>
            <w:szCs w:val="28"/>
            <w:lang w:eastAsia="zh-CN"/>
          </w:rPr>
          <w:delText>Компас 3</w:delText>
        </w:r>
        <w:r w:rsidRPr="00963338" w:rsidDel="00F81109">
          <w:rPr>
            <w:szCs w:val="28"/>
            <w:lang w:val="en-US" w:eastAsia="zh-CN"/>
          </w:rPr>
          <w:delText>D</w:delText>
        </w:r>
      </w:del>
      <w:r w:rsidRPr="00963338">
        <w:rPr>
          <w:szCs w:val="28"/>
          <w:lang w:eastAsia="zh-CN"/>
        </w:rPr>
        <w:t xml:space="preserve">» </w:t>
      </w:r>
      <w:r w:rsidRPr="00963338">
        <w:rPr>
          <w:szCs w:val="28"/>
          <w:lang w:val="en-US" w:eastAsia="zh-CN"/>
        </w:rPr>
        <w:t>v</w:t>
      </w:r>
      <w:r w:rsidRPr="00963338">
        <w:rPr>
          <w:szCs w:val="28"/>
          <w:lang w:eastAsia="zh-CN"/>
        </w:rPr>
        <w:t>2</w:t>
      </w:r>
      <w:r w:rsidR="00ED03B4">
        <w:rPr>
          <w:szCs w:val="28"/>
          <w:lang w:eastAsia="zh-CN"/>
        </w:rPr>
        <w:t>4</w:t>
      </w:r>
      <w:r w:rsidRPr="00963338">
        <w:rPr>
          <w:szCs w:val="28"/>
          <w:lang w:eastAsia="zh-CN"/>
        </w:rPr>
        <w:t xml:space="preserve">. </w:t>
      </w:r>
    </w:p>
    <w:p w14:paraId="22ADBD64" w14:textId="77777777" w:rsidR="00963338" w:rsidRPr="00963338" w:rsidRDefault="00963338" w:rsidP="006C3686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7E4758CD" w14:textId="2962D01B" w:rsidR="00963338" w:rsidRPr="00963338" w:rsidRDefault="00963338" w:rsidP="000B2A95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>3.3.5 Требования к техническому обеспечению системы</w:t>
      </w:r>
      <w:r w:rsidR="000B2A95">
        <w:rPr>
          <w:szCs w:val="28"/>
          <w:lang w:eastAsia="zh-CN"/>
        </w:rPr>
        <w:t>.</w:t>
      </w:r>
    </w:p>
    <w:p w14:paraId="1226A883" w14:textId="247D8901" w:rsidR="00963338" w:rsidRPr="00963338" w:rsidRDefault="00963338" w:rsidP="000B2A95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 xml:space="preserve">− </w:t>
      </w:r>
      <w:r w:rsidR="000B2A95" w:rsidRPr="000B2A95">
        <w:rPr>
          <w:szCs w:val="28"/>
          <w:lang w:eastAsia="zh-CN"/>
        </w:rPr>
        <w:t>ЦП 2.5 ГГц;</w:t>
      </w:r>
    </w:p>
    <w:p w14:paraId="44C6E0D3" w14:textId="77777777" w:rsidR="000B2A95" w:rsidRDefault="00963338" w:rsidP="000B2A95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 xml:space="preserve">− </w:t>
      </w:r>
      <w:r w:rsidR="000B2A95" w:rsidRPr="000B2A95">
        <w:rPr>
          <w:szCs w:val="28"/>
          <w:lang w:eastAsia="zh-CN"/>
        </w:rPr>
        <w:t>8 ГБ ОЗУ;</w:t>
      </w:r>
    </w:p>
    <w:p w14:paraId="64C2A75D" w14:textId="4B02216A" w:rsidR="00963338" w:rsidRDefault="00963338" w:rsidP="000B2A95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 xml:space="preserve">− </w:t>
      </w:r>
      <w:r w:rsidR="000B2A95" w:rsidRPr="000B2A95">
        <w:rPr>
          <w:szCs w:val="28"/>
          <w:lang w:eastAsia="zh-CN"/>
        </w:rPr>
        <w:t xml:space="preserve">место на диске </w:t>
      </w:r>
      <w:r w:rsidR="00BD6724" w:rsidRPr="00ED03B4">
        <w:rPr>
          <w:rFonts w:eastAsia="Times New Roman"/>
          <w:szCs w:val="28"/>
        </w:rPr>
        <w:t>–</w:t>
      </w:r>
      <w:r w:rsidR="000B2A95" w:rsidRPr="000B2A95">
        <w:rPr>
          <w:szCs w:val="28"/>
          <w:lang w:eastAsia="zh-CN"/>
        </w:rPr>
        <w:t xml:space="preserve"> 10 ГБ;</w:t>
      </w:r>
    </w:p>
    <w:p w14:paraId="52F4B5D2" w14:textId="487E3D4C" w:rsidR="000B2A95" w:rsidRDefault="000B2A95" w:rsidP="000B2A95">
      <w:pPr>
        <w:rPr>
          <w:ins w:id="1166" w:author="kekwxd3228@mail.ru" w:date="2026-10-07T10:03:00Z"/>
          <w:szCs w:val="28"/>
          <w:lang w:eastAsia="zh-CN"/>
        </w:rPr>
      </w:pPr>
      <w:r w:rsidRPr="00963338">
        <w:rPr>
          <w:szCs w:val="28"/>
          <w:lang w:eastAsia="zh-CN"/>
        </w:rPr>
        <w:t>−</w:t>
      </w:r>
      <w:r w:rsidRPr="000B2A95">
        <w:rPr>
          <w:szCs w:val="28"/>
          <w:lang w:eastAsia="zh-CN"/>
        </w:rPr>
        <w:t>графический процессор с объемом памяти 1 ГБ, поддержкой DirectX 11.</w:t>
      </w:r>
    </w:p>
    <w:p w14:paraId="32784CD9" w14:textId="77777777" w:rsidR="008242EA" w:rsidRPr="00963338" w:rsidRDefault="008242EA" w:rsidP="000B2A95">
      <w:pPr>
        <w:rPr>
          <w:szCs w:val="28"/>
          <w:lang w:eastAsia="zh-CN"/>
        </w:rPr>
      </w:pPr>
    </w:p>
    <w:p w14:paraId="1A9B84D0" w14:textId="13A5DBE7" w:rsidR="00963338" w:rsidRDefault="00963338" w:rsidP="008242EA">
      <w:pPr>
        <w:pStyle w:val="a3"/>
        <w:rPr>
          <w:ins w:id="1167" w:author="kekwxd3228@mail.ru" w:date="2026-10-07T10:03:00Z"/>
          <w:lang w:eastAsia="zh-CN"/>
        </w:rPr>
        <w:pPrChange w:id="1168" w:author="kekwxd3228@mail.ru" w:date="2026-10-07T10:03:00Z">
          <w:pPr/>
        </w:pPrChange>
      </w:pPr>
      <w:bookmarkStart w:id="1169" w:name="_Toc242261211"/>
      <w:r w:rsidRPr="00963338">
        <w:rPr>
          <w:lang w:eastAsia="zh-CN"/>
        </w:rPr>
        <w:t>3.3.6 Требования к метрологическому обеспечению</w:t>
      </w:r>
      <w:bookmarkEnd w:id="1169"/>
      <w:del w:id="1170" w:author="kekwxd3228@mail.ru" w:date="2026-10-07T10:03:00Z">
        <w:r w:rsidR="000B2A95" w:rsidDel="008242EA">
          <w:rPr>
            <w:lang w:eastAsia="zh-CN"/>
          </w:rPr>
          <w:delText>.</w:delText>
        </w:r>
      </w:del>
    </w:p>
    <w:p w14:paraId="0B7FA0FA" w14:textId="77777777" w:rsidR="008242EA" w:rsidRPr="00963338" w:rsidRDefault="008242EA" w:rsidP="006C3686">
      <w:pPr>
        <w:rPr>
          <w:szCs w:val="28"/>
          <w:lang w:eastAsia="zh-CN"/>
        </w:rPr>
      </w:pPr>
    </w:p>
    <w:p w14:paraId="5B42D3DC" w14:textId="77777777" w:rsidR="00963338" w:rsidRDefault="00963338" w:rsidP="006C3686">
      <w:pPr>
        <w:rPr>
          <w:ins w:id="1171" w:author="kekwxd3228@mail.ru" w:date="2026-10-07T10:03:00Z"/>
          <w:szCs w:val="28"/>
          <w:lang w:eastAsia="zh-CN"/>
        </w:rPr>
      </w:pPr>
      <w:r w:rsidRPr="00963338">
        <w:rPr>
          <w:szCs w:val="28"/>
          <w:lang w:eastAsia="zh-CN"/>
        </w:rPr>
        <w:t xml:space="preserve">Дополнительные требования к метрологическому обеспечению не предъявляются. </w:t>
      </w:r>
    </w:p>
    <w:p w14:paraId="2183471B" w14:textId="77777777" w:rsidR="008242EA" w:rsidRPr="00963338" w:rsidRDefault="008242EA" w:rsidP="006C3686">
      <w:pPr>
        <w:rPr>
          <w:szCs w:val="28"/>
          <w:lang w:eastAsia="zh-CN"/>
        </w:rPr>
      </w:pPr>
    </w:p>
    <w:p w14:paraId="2DC696E2" w14:textId="488799DA" w:rsidR="00963338" w:rsidRDefault="00963338" w:rsidP="008242EA">
      <w:pPr>
        <w:pStyle w:val="a3"/>
        <w:rPr>
          <w:ins w:id="1172" w:author="kekwxd3228@mail.ru" w:date="2026-10-07T10:03:00Z"/>
          <w:lang w:eastAsia="zh-CN"/>
        </w:rPr>
        <w:pPrChange w:id="1173" w:author="kekwxd3228@mail.ru" w:date="2026-10-07T10:03:00Z">
          <w:pPr/>
        </w:pPrChange>
      </w:pPr>
      <w:bookmarkStart w:id="1174" w:name="_Toc242261212"/>
      <w:r w:rsidRPr="00963338">
        <w:rPr>
          <w:lang w:eastAsia="zh-CN"/>
        </w:rPr>
        <w:t>3.3.7 Требования к организационному обеспечению</w:t>
      </w:r>
      <w:bookmarkEnd w:id="1174"/>
      <w:del w:id="1175" w:author="kekwxd3228@mail.ru" w:date="2026-10-07T10:03:00Z">
        <w:r w:rsidR="000B2A95" w:rsidDel="008242EA">
          <w:rPr>
            <w:lang w:eastAsia="zh-CN"/>
          </w:rPr>
          <w:delText>.</w:delText>
        </w:r>
      </w:del>
    </w:p>
    <w:p w14:paraId="7B2B9759" w14:textId="77777777" w:rsidR="008242EA" w:rsidRPr="00963338" w:rsidRDefault="008242EA" w:rsidP="006C3686">
      <w:pPr>
        <w:rPr>
          <w:szCs w:val="28"/>
          <w:lang w:eastAsia="zh-CN"/>
        </w:rPr>
      </w:pPr>
    </w:p>
    <w:p w14:paraId="36972E86" w14:textId="77777777" w:rsidR="00963338" w:rsidRDefault="00963338" w:rsidP="006C3686">
      <w:pPr>
        <w:rPr>
          <w:szCs w:val="28"/>
          <w:lang w:eastAsia="zh-CN"/>
        </w:rPr>
      </w:pPr>
      <w:r w:rsidRPr="00963338">
        <w:rPr>
          <w:szCs w:val="28"/>
          <w:lang w:eastAsia="zh-CN"/>
        </w:rPr>
        <w:t>Дополнительные требования к организационному обеспечению не предъявляются.</w:t>
      </w:r>
    </w:p>
    <w:p w14:paraId="4EA8A1A8" w14:textId="77777777" w:rsidR="000B2A95" w:rsidRPr="00963338" w:rsidRDefault="000B2A95" w:rsidP="00F46BD4">
      <w:pPr>
        <w:ind w:firstLine="0"/>
        <w:rPr>
          <w:szCs w:val="28"/>
          <w:lang w:eastAsia="zh-CN"/>
        </w:rPr>
      </w:pPr>
    </w:p>
    <w:p w14:paraId="7D09FE17" w14:textId="395D00E6" w:rsidR="000B2A95" w:rsidRPr="000B2A95" w:rsidRDefault="00963338">
      <w:pPr>
        <w:ind w:firstLine="0"/>
        <w:jc w:val="center"/>
        <w:outlineLvl w:val="1"/>
        <w:rPr>
          <w:szCs w:val="28"/>
          <w:lang w:eastAsia="zh-CN"/>
        </w:rPr>
        <w:pPrChange w:id="1176" w:author="kekwxd3228@mail.ru" w:date="2026-09-23T11:41:00Z">
          <w:pPr>
            <w:ind w:firstLine="0"/>
            <w:jc w:val="center"/>
          </w:pPr>
        </w:pPrChange>
      </w:pPr>
      <w:bookmarkStart w:id="1177" w:name="_Toc178595984"/>
      <w:bookmarkStart w:id="1178" w:name="_Toc242261213"/>
      <w:r w:rsidRPr="000B2A95">
        <w:rPr>
          <w:b/>
          <w:lang w:eastAsia="zh-CN"/>
        </w:rPr>
        <w:t>3.4 Общие технические требования к АС</w:t>
      </w:r>
      <w:bookmarkEnd w:id="1177"/>
      <w:bookmarkEnd w:id="1178"/>
    </w:p>
    <w:p w14:paraId="6E27318F" w14:textId="77777777" w:rsidR="000B2A95" w:rsidRDefault="000B2A95" w:rsidP="000B2A95">
      <w:pPr>
        <w:ind w:firstLine="0"/>
        <w:jc w:val="center"/>
        <w:rPr>
          <w:b/>
          <w:lang w:eastAsia="zh-CN"/>
        </w:rPr>
      </w:pPr>
    </w:p>
    <w:p w14:paraId="46E805EC" w14:textId="3FC82A42" w:rsidR="00963338" w:rsidRPr="000B2A95" w:rsidRDefault="00963338" w:rsidP="000B2A95">
      <w:pPr>
        <w:ind w:firstLine="708"/>
        <w:jc w:val="center"/>
        <w:rPr>
          <w:b/>
          <w:lang w:eastAsia="zh-CN"/>
        </w:rPr>
      </w:pPr>
      <w:r w:rsidRPr="00963338">
        <w:rPr>
          <w:szCs w:val="28"/>
          <w:lang w:eastAsia="zh-CN"/>
        </w:rPr>
        <w:t>Требования к общим техническим требованиям к АС не предъявляются.</w:t>
      </w:r>
    </w:p>
    <w:p w14:paraId="38DD3921" w14:textId="31AF1BA8" w:rsidR="00EB42D6" w:rsidRDefault="00963338" w:rsidP="00842B4E">
      <w:pPr>
        <w:rPr>
          <w:bCs/>
          <w:szCs w:val="28"/>
          <w:lang w:eastAsia="zh-CN"/>
        </w:rPr>
        <w:sectPr w:rsidR="00EB42D6" w:rsidSect="00BD100A">
          <w:footerReference w:type="default" r:id="rId13"/>
          <w:footerReference w:type="first" r:id="rId14"/>
          <w:pgSz w:w="11906" w:h="16838"/>
          <w:pgMar w:top="1134" w:right="850" w:bottom="1134" w:left="1701" w:header="709" w:footer="708" w:gutter="0"/>
          <w:cols w:space="708"/>
          <w:titlePg/>
          <w:docGrid w:linePitch="381"/>
          <w:sectPrChange w:id="1179" w:author="kekwxd3228@mail.ru" w:date="2026-09-23T10:31:00Z">
            <w:sectPr w:rsidR="00EB42D6" w:rsidSect="00BD100A">
              <w:pgMar w:top="851" w:right="850" w:bottom="1134" w:left="1701" w:header="709" w:footer="708" w:gutter="0"/>
            </w:sectPr>
          </w:sectPrChange>
        </w:sectPr>
      </w:pPr>
      <w:r w:rsidRPr="00963338">
        <w:rPr>
          <w:bCs/>
          <w:szCs w:val="28"/>
          <w:lang w:eastAsia="zh-CN"/>
        </w:rPr>
        <w:br w:type="page"/>
      </w:r>
    </w:p>
    <w:p w14:paraId="4DC5E710" w14:textId="4C556930" w:rsidR="000B2A95" w:rsidRDefault="00732C53">
      <w:pPr>
        <w:ind w:firstLine="0"/>
        <w:jc w:val="center"/>
        <w:outlineLvl w:val="0"/>
        <w:rPr>
          <w:b/>
          <w:szCs w:val="28"/>
          <w:lang w:eastAsia="zh-CN"/>
        </w:rPr>
        <w:pPrChange w:id="1180" w:author="kekwxd3228@mail.ru" w:date="2026-09-23T11:36:00Z">
          <w:pPr>
            <w:ind w:firstLine="0"/>
            <w:jc w:val="center"/>
          </w:pPr>
        </w:pPrChange>
      </w:pPr>
      <w:bookmarkStart w:id="1181" w:name="_Toc242261214"/>
      <w:r w:rsidRPr="00732C53">
        <w:rPr>
          <w:b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1181"/>
    </w:p>
    <w:p w14:paraId="4C944C46" w14:textId="77777777" w:rsidR="00732C53" w:rsidRPr="00732C53" w:rsidRDefault="00732C53" w:rsidP="004806E2">
      <w:pPr>
        <w:spacing w:line="240" w:lineRule="auto"/>
        <w:ind w:firstLine="0"/>
        <w:jc w:val="center"/>
        <w:rPr>
          <w:b/>
          <w:szCs w:val="28"/>
          <w:lang w:eastAsia="zh-CN"/>
        </w:rPr>
      </w:pPr>
    </w:p>
    <w:p w14:paraId="0A29D5AA" w14:textId="06B69DB5" w:rsidR="00732C53" w:rsidRPr="00732C53" w:rsidRDefault="00732C53" w:rsidP="00E9757B">
      <w:pPr>
        <w:jc w:val="left"/>
        <w:rPr>
          <w:bCs/>
          <w:szCs w:val="28"/>
          <w:lang w:eastAsia="zh-CN"/>
        </w:rPr>
      </w:pPr>
      <w:r w:rsidRPr="00732C53">
        <w:rPr>
          <w:bCs/>
          <w:szCs w:val="28"/>
          <w:lang w:eastAsia="zh-CN"/>
        </w:rPr>
        <w:t>Этапы проведения работ по разработке плагина "</w:t>
      </w:r>
      <w:r w:rsidR="00962535">
        <w:rPr>
          <w:bCs/>
          <w:szCs w:val="28"/>
          <w:lang w:eastAsia="zh-CN"/>
        </w:rPr>
        <w:t>Табуретка</w:t>
      </w:r>
      <w:r w:rsidRPr="00732C53">
        <w:rPr>
          <w:bCs/>
          <w:szCs w:val="28"/>
          <w:lang w:eastAsia="zh-CN"/>
        </w:rPr>
        <w:t xml:space="preserve">" для САПР </w:t>
      </w:r>
      <w:r w:rsidR="00BD6724" w:rsidRPr="00BD6724">
        <w:rPr>
          <w:rFonts w:eastAsia="Times New Roman"/>
          <w:szCs w:val="28"/>
        </w:rPr>
        <w:t>«</w:t>
      </w:r>
      <w:ins w:id="1182" w:author="kekwxd3228@mail.ru" w:date="2026-09-22T20:57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183" w:author="kekwxd3228@mail.ru" w:date="2026-09-22T20:57:00Z">
        <w:r w:rsidR="00962535" w:rsidRPr="00ED03B4" w:rsidDel="00F81109">
          <w:rPr>
            <w:rFonts w:eastAsia="Times New Roman"/>
            <w:szCs w:val="28"/>
          </w:rPr>
          <w:delText>Компас-3D</w:delText>
        </w:r>
      </w:del>
      <w:r w:rsidR="00BD6724" w:rsidRPr="00BD6724">
        <w:rPr>
          <w:rFonts w:eastAsia="Times New Roman"/>
          <w:szCs w:val="28"/>
        </w:rPr>
        <w:t>»</w:t>
      </w:r>
      <w:r w:rsidRPr="00732C53">
        <w:rPr>
          <w:bCs/>
          <w:szCs w:val="28"/>
          <w:lang w:eastAsia="zh-CN"/>
        </w:rPr>
        <w:t xml:space="preserve"> приведены в таблице 4.1.</w:t>
      </w:r>
    </w:p>
    <w:p w14:paraId="429842CE" w14:textId="387C0992" w:rsidR="00732C53" w:rsidRPr="00962535" w:rsidRDefault="00732C53" w:rsidP="00CD7BD7">
      <w:pPr>
        <w:spacing w:after="160" w:line="240" w:lineRule="auto"/>
        <w:ind w:firstLine="0"/>
        <w:jc w:val="left"/>
        <w:rPr>
          <w:bCs/>
          <w:szCs w:val="28"/>
          <w:lang w:eastAsia="zh-CN"/>
        </w:rPr>
      </w:pPr>
      <w:r w:rsidRPr="00CD7BD7">
        <w:rPr>
          <w:bCs/>
          <w:szCs w:val="28"/>
          <w:lang w:eastAsia="zh-CN"/>
        </w:rPr>
        <w:t>Таблица 4.1 – Этапы проведения работ по разработке плагина "</w:t>
      </w:r>
      <w:r w:rsidR="00962535">
        <w:rPr>
          <w:bCs/>
          <w:szCs w:val="28"/>
          <w:lang w:eastAsia="zh-CN"/>
        </w:rPr>
        <w:t>Табуретка</w:t>
      </w:r>
      <w:r w:rsidRPr="00CD7BD7">
        <w:rPr>
          <w:bCs/>
          <w:szCs w:val="28"/>
          <w:lang w:eastAsia="zh-CN"/>
        </w:rPr>
        <w:t xml:space="preserve">" для САПР </w:t>
      </w:r>
      <w:ins w:id="1184" w:author="kekwxd3228@mail.ru" w:date="2026-09-22T20:57:00Z">
        <w:r w:rsidR="00F81109" w:rsidRPr="00BD6724">
          <w:rPr>
            <w:rFonts w:eastAsia="Times New Roman"/>
            <w:szCs w:val="28"/>
          </w:rPr>
          <w:t>«</w:t>
        </w:r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  <w:r w:rsidR="00F81109" w:rsidRPr="00BD6724">
          <w:rPr>
            <w:rFonts w:eastAsia="Times New Roman"/>
            <w:szCs w:val="28"/>
          </w:rPr>
          <w:t>»</w:t>
        </w:r>
      </w:ins>
      <w:del w:id="1185" w:author="kekwxd3228@mail.ru" w:date="2026-09-22T20:57:00Z">
        <w:r w:rsidR="00962535" w:rsidRPr="00ED03B4" w:rsidDel="00F81109">
          <w:rPr>
            <w:rFonts w:eastAsia="Times New Roman"/>
            <w:szCs w:val="28"/>
          </w:rPr>
          <w:delText>“Компас-3D”</w:delText>
        </w:r>
        <w:r w:rsidR="00962535" w:rsidDel="00F81109">
          <w:rPr>
            <w:rFonts w:eastAsia="Times New Roman"/>
            <w:szCs w:val="28"/>
          </w:rPr>
          <w:delText>.</w:delText>
        </w:r>
      </w:del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8"/>
        <w:gridCol w:w="3618"/>
        <w:gridCol w:w="3947"/>
        <w:gridCol w:w="1775"/>
        <w:gridCol w:w="2469"/>
        <w:gridCol w:w="1669"/>
      </w:tblGrid>
      <w:tr w:rsidR="00CD7BD7" w:rsidRPr="00CD7BD7" w14:paraId="68400614" w14:textId="77777777" w:rsidTr="00CD7BD7">
        <w:tc>
          <w:tcPr>
            <w:tcW w:w="715" w:type="dxa"/>
          </w:tcPr>
          <w:p w14:paraId="5D32546B" w14:textId="50BBCFAF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Этап</w:t>
            </w:r>
          </w:p>
        </w:tc>
        <w:tc>
          <w:tcPr>
            <w:tcW w:w="3958" w:type="dxa"/>
          </w:tcPr>
          <w:p w14:paraId="6EDD759E" w14:textId="12D66A81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Состав работ</w:t>
            </w:r>
          </w:p>
        </w:tc>
        <w:tc>
          <w:tcPr>
            <w:tcW w:w="4255" w:type="dxa"/>
          </w:tcPr>
          <w:p w14:paraId="40F62C0E" w14:textId="3059206E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Наименование документа</w:t>
            </w:r>
          </w:p>
        </w:tc>
        <w:tc>
          <w:tcPr>
            <w:tcW w:w="1559" w:type="dxa"/>
          </w:tcPr>
          <w:p w14:paraId="3F04E017" w14:textId="64885BA5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Обозначение</w:t>
            </w:r>
          </w:p>
        </w:tc>
        <w:tc>
          <w:tcPr>
            <w:tcW w:w="2549" w:type="dxa"/>
          </w:tcPr>
          <w:p w14:paraId="7462F4E1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Разработан</w:t>
            </w:r>
          </w:p>
          <w:p w14:paraId="3915A560" w14:textId="13593ECC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согласно</w:t>
            </w:r>
          </w:p>
        </w:tc>
        <w:tc>
          <w:tcPr>
            <w:tcW w:w="1524" w:type="dxa"/>
          </w:tcPr>
          <w:p w14:paraId="1F471341" w14:textId="77777777" w:rsidR="00EB42D6" w:rsidRPr="00CD7BD7" w:rsidRDefault="00EB42D6" w:rsidP="00CD7BD7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Сроки</w:t>
            </w:r>
          </w:p>
          <w:p w14:paraId="0E76379C" w14:textId="33591D3F" w:rsidR="00EB42D6" w:rsidRPr="00CD7BD7" w:rsidRDefault="00EB42D6" w:rsidP="00CD7BD7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выполнения</w:t>
            </w:r>
          </w:p>
        </w:tc>
      </w:tr>
      <w:tr w:rsidR="00CD7BD7" w:rsidRPr="00CD7BD7" w14:paraId="5A7569D4" w14:textId="77777777" w:rsidTr="00CD7BD7">
        <w:tc>
          <w:tcPr>
            <w:tcW w:w="715" w:type="dxa"/>
          </w:tcPr>
          <w:p w14:paraId="7B36261F" w14:textId="501B5C4B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1</w:t>
            </w:r>
          </w:p>
        </w:tc>
        <w:tc>
          <w:tcPr>
            <w:tcW w:w="3958" w:type="dxa"/>
          </w:tcPr>
          <w:p w14:paraId="75216270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Создание</w:t>
            </w:r>
          </w:p>
          <w:p w14:paraId="1CCA5375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технического</w:t>
            </w:r>
          </w:p>
          <w:p w14:paraId="676172F0" w14:textId="18F07138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задания</w:t>
            </w:r>
          </w:p>
        </w:tc>
        <w:tc>
          <w:tcPr>
            <w:tcW w:w="4255" w:type="dxa"/>
          </w:tcPr>
          <w:p w14:paraId="20834ECF" w14:textId="0525CD72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Техническое задание</w:t>
            </w:r>
          </w:p>
        </w:tc>
        <w:tc>
          <w:tcPr>
            <w:tcW w:w="1559" w:type="dxa"/>
          </w:tcPr>
          <w:p w14:paraId="36D75414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</w:pPr>
          </w:p>
          <w:p w14:paraId="68732B12" w14:textId="0CA1D0E3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–</w:t>
            </w:r>
          </w:p>
        </w:tc>
        <w:tc>
          <w:tcPr>
            <w:tcW w:w="2549" w:type="dxa"/>
          </w:tcPr>
          <w:p w14:paraId="628A1516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ГОСТ 34.602–</w:t>
            </w:r>
          </w:p>
          <w:p w14:paraId="25484382" w14:textId="6657D07F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2020</w:t>
            </w:r>
          </w:p>
        </w:tc>
        <w:tc>
          <w:tcPr>
            <w:tcW w:w="1524" w:type="dxa"/>
          </w:tcPr>
          <w:p w14:paraId="07819E08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Не позднее</w:t>
            </w:r>
          </w:p>
          <w:p w14:paraId="129841BF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30 сентября</w:t>
            </w:r>
          </w:p>
          <w:p w14:paraId="60529044" w14:textId="4FF658EC" w:rsidR="00EB42D6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</w:pPr>
            <w:r w:rsidRPr="00CD7BD7">
              <w:rPr>
                <w:bCs/>
                <w:szCs w:val="28"/>
                <w:lang w:eastAsia="zh-CN"/>
              </w:rPr>
              <w:t>2026 года</w:t>
            </w:r>
          </w:p>
        </w:tc>
      </w:tr>
      <w:tr w:rsidR="00CD7BD7" w:rsidRPr="00CD7BD7" w14:paraId="557F4C1F" w14:textId="77777777" w:rsidTr="00CD7BD7">
        <w:tc>
          <w:tcPr>
            <w:tcW w:w="715" w:type="dxa"/>
          </w:tcPr>
          <w:p w14:paraId="6569BDC9" w14:textId="44B07C6B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86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</w:t>
            </w:r>
          </w:p>
        </w:tc>
        <w:tc>
          <w:tcPr>
            <w:tcW w:w="3958" w:type="dxa"/>
          </w:tcPr>
          <w:p w14:paraId="3A1D536B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87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Создание</w:t>
            </w:r>
          </w:p>
          <w:p w14:paraId="1215F3C2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88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проекта</w:t>
            </w:r>
          </w:p>
          <w:p w14:paraId="24A2A4B5" w14:textId="6F3522AE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89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системы</w:t>
            </w:r>
          </w:p>
        </w:tc>
        <w:tc>
          <w:tcPr>
            <w:tcW w:w="4255" w:type="dxa"/>
          </w:tcPr>
          <w:p w14:paraId="0E9581AF" w14:textId="09089D7C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0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Проект системы</w:t>
            </w:r>
          </w:p>
        </w:tc>
        <w:tc>
          <w:tcPr>
            <w:tcW w:w="1559" w:type="dxa"/>
          </w:tcPr>
          <w:p w14:paraId="7F56F861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191" w:author="kekwxd3228@mail.ru" w:date="2026-10-07T09:51:00Z">
                <w:pPr>
                  <w:ind w:firstLine="0"/>
                  <w:jc w:val="center"/>
                </w:pPr>
              </w:pPrChange>
            </w:pPr>
          </w:p>
          <w:p w14:paraId="189CC675" w14:textId="7DC16545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192" w:author="kekwxd3228@mail.ru" w:date="2026-10-07T09:51:00Z">
                <w:pPr>
                  <w:ind w:firstLine="0"/>
                  <w:jc w:val="center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–</w:t>
            </w:r>
          </w:p>
        </w:tc>
        <w:tc>
          <w:tcPr>
            <w:tcW w:w="2549" w:type="dxa"/>
          </w:tcPr>
          <w:p w14:paraId="1329DC32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3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ОС ТУСУР 01-</w:t>
            </w:r>
          </w:p>
          <w:p w14:paraId="51762C9A" w14:textId="47F12B20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4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2021</w:t>
            </w:r>
          </w:p>
        </w:tc>
        <w:tc>
          <w:tcPr>
            <w:tcW w:w="1524" w:type="dxa"/>
          </w:tcPr>
          <w:p w14:paraId="3F75D816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5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Не позднее</w:t>
            </w:r>
          </w:p>
          <w:p w14:paraId="26EF9BBC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6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15 октября</w:t>
            </w:r>
          </w:p>
          <w:p w14:paraId="3D99EF54" w14:textId="0EFFE12A" w:rsidR="00EB42D6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7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2026 года</w:t>
            </w:r>
          </w:p>
        </w:tc>
      </w:tr>
      <w:tr w:rsidR="00CD7BD7" w:rsidRPr="00CD7BD7" w14:paraId="31D3D106" w14:textId="77777777" w:rsidTr="00CD7BD7">
        <w:trPr>
          <w:trHeight w:val="320"/>
        </w:trPr>
        <w:tc>
          <w:tcPr>
            <w:tcW w:w="715" w:type="dxa"/>
            <w:vMerge w:val="restart"/>
          </w:tcPr>
          <w:p w14:paraId="0F981C9A" w14:textId="41A1E02D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8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3</w:t>
            </w:r>
          </w:p>
        </w:tc>
        <w:tc>
          <w:tcPr>
            <w:tcW w:w="3958" w:type="dxa"/>
            <w:vMerge w:val="restart"/>
          </w:tcPr>
          <w:p w14:paraId="3D8E06E9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199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Реализация</w:t>
            </w:r>
          </w:p>
          <w:p w14:paraId="598E0388" w14:textId="0CABEDC4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00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плагина</w:t>
            </w:r>
          </w:p>
        </w:tc>
        <w:tc>
          <w:tcPr>
            <w:tcW w:w="4255" w:type="dxa"/>
          </w:tcPr>
          <w:p w14:paraId="382A4C1A" w14:textId="6A9D121E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01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Программный код</w:t>
            </w:r>
          </w:p>
        </w:tc>
        <w:tc>
          <w:tcPr>
            <w:tcW w:w="1559" w:type="dxa"/>
            <w:vMerge w:val="restart"/>
          </w:tcPr>
          <w:p w14:paraId="44732B2D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02" w:author="kekwxd3228@mail.ru" w:date="2026-10-07T09:51:00Z">
                <w:pPr>
                  <w:ind w:firstLine="0"/>
                  <w:jc w:val="center"/>
                </w:pPr>
              </w:pPrChange>
            </w:pPr>
          </w:p>
          <w:p w14:paraId="323631E6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03" w:author="kekwxd3228@mail.ru" w:date="2026-10-07T09:51:00Z">
                <w:pPr>
                  <w:ind w:firstLine="0"/>
                  <w:jc w:val="center"/>
                </w:pPr>
              </w:pPrChange>
            </w:pPr>
          </w:p>
          <w:p w14:paraId="49B6572A" w14:textId="114C2BBA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04" w:author="kekwxd3228@mail.ru" w:date="2026-10-07T09:51:00Z">
                <w:pPr>
                  <w:ind w:firstLine="0"/>
                  <w:jc w:val="center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–</w:t>
            </w:r>
          </w:p>
        </w:tc>
        <w:tc>
          <w:tcPr>
            <w:tcW w:w="2549" w:type="dxa"/>
            <w:vMerge w:val="restart"/>
          </w:tcPr>
          <w:p w14:paraId="733AB84D" w14:textId="6C51230D" w:rsidR="00EB42D6" w:rsidRPr="00A87EE6" w:rsidRDefault="002472D7" w:rsidP="00547F8E">
            <w:pPr>
              <w:spacing w:line="240" w:lineRule="auto"/>
              <w:ind w:firstLine="0"/>
              <w:rPr>
                <w:szCs w:val="28"/>
                <w:lang w:eastAsia="zh-CN"/>
              </w:rPr>
              <w:pPrChange w:id="1205" w:author="kekwxd3228@mail.ru" w:date="2026-10-07T09:51:00Z">
                <w:pPr>
                  <w:ind w:firstLine="0"/>
                </w:pPr>
              </w:pPrChange>
            </w:pPr>
            <w:r w:rsidRPr="00A87EE6">
              <w:rPr>
                <w:szCs w:val="28"/>
                <w:lang w:eastAsia="zh-CN"/>
              </w:rPr>
              <w:t xml:space="preserve">«Документация API </w:t>
            </w:r>
            <w:ins w:id="1206" w:author="kekwxd3228@mail.ru" w:date="2026-09-22T20:58:00Z">
              <w:r w:rsidR="00F81109" w:rsidRPr="00F81109">
                <w:rPr>
                  <w:szCs w:val="28"/>
                  <w:lang w:eastAsia="zh-CN"/>
                </w:rPr>
                <w:t>КОМПАС-3D</w:t>
              </w:r>
            </w:ins>
            <w:del w:id="1207" w:author="kekwxd3228@mail.ru" w:date="2026-09-22T20:58:00Z">
              <w:r w:rsidRPr="00A87EE6" w:rsidDel="00F81109">
                <w:rPr>
                  <w:szCs w:val="28"/>
                  <w:lang w:eastAsia="zh-CN"/>
                </w:rPr>
                <w:delText>Компас-3D</w:delText>
              </w:r>
            </w:del>
            <w:r w:rsidRPr="00A87EE6">
              <w:rPr>
                <w:szCs w:val="28"/>
                <w:lang w:eastAsia="zh-CN"/>
              </w:rPr>
              <w:t>, документация C#»</w:t>
            </w:r>
          </w:p>
        </w:tc>
        <w:tc>
          <w:tcPr>
            <w:tcW w:w="1524" w:type="dxa"/>
            <w:vMerge w:val="restart"/>
          </w:tcPr>
          <w:p w14:paraId="6EDA94B9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08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Не позднее</w:t>
            </w:r>
          </w:p>
          <w:p w14:paraId="52886954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09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15 ноября</w:t>
            </w:r>
          </w:p>
          <w:p w14:paraId="2EBD5E35" w14:textId="1ADF4446" w:rsidR="00EB42D6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0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2026 года</w:t>
            </w:r>
          </w:p>
        </w:tc>
      </w:tr>
      <w:tr w:rsidR="00CD7BD7" w:rsidRPr="00CD7BD7" w14:paraId="06D0E349" w14:textId="77777777" w:rsidTr="00CD7BD7">
        <w:trPr>
          <w:trHeight w:val="320"/>
        </w:trPr>
        <w:tc>
          <w:tcPr>
            <w:tcW w:w="715" w:type="dxa"/>
            <w:vMerge/>
          </w:tcPr>
          <w:p w14:paraId="43FCFCD0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1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3958" w:type="dxa"/>
            <w:vMerge/>
          </w:tcPr>
          <w:p w14:paraId="5B7BA315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2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4255" w:type="dxa"/>
          </w:tcPr>
          <w:p w14:paraId="4C88763F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3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Документ с тремя вариантами</w:t>
            </w:r>
          </w:p>
          <w:p w14:paraId="2A2D2116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4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дополнительной функциональности</w:t>
            </w:r>
          </w:p>
          <w:p w14:paraId="312C4F92" w14:textId="205B0670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5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плагина для согласования</w:t>
            </w:r>
          </w:p>
        </w:tc>
        <w:tc>
          <w:tcPr>
            <w:tcW w:w="1559" w:type="dxa"/>
            <w:vMerge/>
          </w:tcPr>
          <w:p w14:paraId="0BF55FF2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6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2549" w:type="dxa"/>
            <w:vMerge/>
          </w:tcPr>
          <w:p w14:paraId="5F6E7A77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7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1524" w:type="dxa"/>
            <w:vMerge/>
          </w:tcPr>
          <w:p w14:paraId="2C5CFFDF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8" w:author="kekwxd3228@mail.ru" w:date="2026-10-07T09:51:00Z">
                <w:pPr>
                  <w:ind w:firstLine="0"/>
                </w:pPr>
              </w:pPrChange>
            </w:pPr>
          </w:p>
        </w:tc>
      </w:tr>
      <w:tr w:rsidR="00CD7BD7" w:rsidRPr="00CD7BD7" w14:paraId="54E35AFB" w14:textId="77777777" w:rsidTr="00CD7BD7">
        <w:trPr>
          <w:trHeight w:val="320"/>
        </w:trPr>
        <w:tc>
          <w:tcPr>
            <w:tcW w:w="715" w:type="dxa"/>
            <w:vMerge/>
          </w:tcPr>
          <w:p w14:paraId="16AC0FC2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19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3958" w:type="dxa"/>
            <w:vMerge/>
          </w:tcPr>
          <w:p w14:paraId="61E54DB5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0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4255" w:type="dxa"/>
          </w:tcPr>
          <w:p w14:paraId="34E2F67D" w14:textId="7ABF94E9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1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Модульные тесты</w:t>
            </w:r>
          </w:p>
        </w:tc>
        <w:tc>
          <w:tcPr>
            <w:tcW w:w="1559" w:type="dxa"/>
            <w:vMerge/>
          </w:tcPr>
          <w:p w14:paraId="0216FC2B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2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2549" w:type="dxa"/>
            <w:vMerge/>
          </w:tcPr>
          <w:p w14:paraId="46D4C088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3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1524" w:type="dxa"/>
            <w:vMerge/>
          </w:tcPr>
          <w:p w14:paraId="6AEB031D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4" w:author="kekwxd3228@mail.ru" w:date="2026-10-07T09:51:00Z">
                <w:pPr>
                  <w:ind w:firstLine="0"/>
                </w:pPr>
              </w:pPrChange>
            </w:pPr>
          </w:p>
        </w:tc>
      </w:tr>
      <w:tr w:rsidR="00CD7BD7" w:rsidRPr="00CD7BD7" w14:paraId="3D8A0107" w14:textId="77777777" w:rsidTr="00CD7BD7">
        <w:trPr>
          <w:trHeight w:val="805"/>
        </w:trPr>
        <w:tc>
          <w:tcPr>
            <w:tcW w:w="715" w:type="dxa"/>
            <w:vMerge w:val="restart"/>
          </w:tcPr>
          <w:p w14:paraId="2606AEBE" w14:textId="7A21E6E0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5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4</w:t>
            </w:r>
          </w:p>
        </w:tc>
        <w:tc>
          <w:tcPr>
            <w:tcW w:w="3958" w:type="dxa"/>
            <w:vMerge w:val="restart"/>
          </w:tcPr>
          <w:p w14:paraId="185017A1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6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1. Доработка</w:t>
            </w:r>
          </w:p>
          <w:p w14:paraId="53A72E83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7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плагина</w:t>
            </w:r>
          </w:p>
          <w:p w14:paraId="3EAF6F30" w14:textId="77777777" w:rsidR="00CD7BD7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8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2. Создание</w:t>
            </w:r>
            <w:r w:rsidR="00CD7BD7" w:rsidRPr="00CD7BD7">
              <w:rPr>
                <w:bCs/>
                <w:szCs w:val="28"/>
                <w:lang w:eastAsia="zh-CN"/>
              </w:rPr>
              <w:t xml:space="preserve"> </w:t>
            </w:r>
          </w:p>
          <w:p w14:paraId="696A8783" w14:textId="48E61B3B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29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пояснительной</w:t>
            </w:r>
            <w:r w:rsidR="00CD7BD7" w:rsidRPr="00CD7BD7">
              <w:rPr>
                <w:bCs/>
                <w:szCs w:val="28"/>
                <w:lang w:eastAsia="zh-CN"/>
              </w:rPr>
              <w:t xml:space="preserve"> </w:t>
            </w:r>
            <w:r w:rsidRPr="00CD7BD7">
              <w:rPr>
                <w:bCs/>
                <w:szCs w:val="28"/>
                <w:lang w:eastAsia="zh-CN"/>
              </w:rPr>
              <w:t>записки</w:t>
            </w:r>
          </w:p>
        </w:tc>
        <w:tc>
          <w:tcPr>
            <w:tcW w:w="4255" w:type="dxa"/>
          </w:tcPr>
          <w:p w14:paraId="36DD9A49" w14:textId="6A16A344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30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Программный код</w:t>
            </w:r>
          </w:p>
        </w:tc>
        <w:tc>
          <w:tcPr>
            <w:tcW w:w="1559" w:type="dxa"/>
            <w:vMerge w:val="restart"/>
          </w:tcPr>
          <w:p w14:paraId="454099BE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31" w:author="kekwxd3228@mail.ru" w:date="2026-10-07T09:51:00Z">
                <w:pPr>
                  <w:ind w:firstLine="0"/>
                  <w:jc w:val="center"/>
                </w:pPr>
              </w:pPrChange>
            </w:pPr>
          </w:p>
          <w:p w14:paraId="552C0262" w14:textId="77777777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32" w:author="kekwxd3228@mail.ru" w:date="2026-10-07T09:51:00Z">
                <w:pPr>
                  <w:ind w:firstLine="0"/>
                  <w:jc w:val="center"/>
                </w:pPr>
              </w:pPrChange>
            </w:pPr>
          </w:p>
          <w:p w14:paraId="6E74B95C" w14:textId="5A56F619" w:rsidR="00EB42D6" w:rsidRPr="00CD7BD7" w:rsidRDefault="00EB42D6" w:rsidP="00547F8E">
            <w:pPr>
              <w:spacing w:line="240" w:lineRule="auto"/>
              <w:ind w:firstLine="0"/>
              <w:jc w:val="center"/>
              <w:rPr>
                <w:bCs/>
                <w:szCs w:val="28"/>
                <w:lang w:eastAsia="zh-CN"/>
              </w:rPr>
              <w:pPrChange w:id="1233" w:author="kekwxd3228@mail.ru" w:date="2026-10-07T09:51:00Z">
                <w:pPr>
                  <w:ind w:firstLine="0"/>
                  <w:jc w:val="center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–</w:t>
            </w:r>
          </w:p>
        </w:tc>
        <w:tc>
          <w:tcPr>
            <w:tcW w:w="2549" w:type="dxa"/>
            <w:vMerge w:val="restart"/>
          </w:tcPr>
          <w:p w14:paraId="0EF7EC45" w14:textId="2ED301FE" w:rsidR="00EB42D6" w:rsidRPr="00A87EE6" w:rsidRDefault="00A87EE6" w:rsidP="00547F8E">
            <w:pPr>
              <w:spacing w:line="240" w:lineRule="auto"/>
              <w:ind w:firstLine="0"/>
              <w:rPr>
                <w:szCs w:val="28"/>
                <w:lang w:eastAsia="zh-CN"/>
              </w:rPr>
              <w:pPrChange w:id="1234" w:author="kekwxd3228@mail.ru" w:date="2026-10-07T09:51:00Z">
                <w:pPr>
                  <w:ind w:firstLine="0"/>
                </w:pPr>
              </w:pPrChange>
            </w:pPr>
            <w:r w:rsidRPr="00A87EE6">
              <w:rPr>
                <w:szCs w:val="28"/>
                <w:lang w:eastAsia="zh-CN"/>
              </w:rPr>
              <w:t xml:space="preserve">«ОС ТУСУР 01-2021, документация API </w:t>
            </w:r>
            <w:ins w:id="1235" w:author="kekwxd3228@mail.ru" w:date="2026-09-22T20:58:00Z">
              <w:r w:rsidR="00F81109" w:rsidRPr="00F81109">
                <w:rPr>
                  <w:szCs w:val="28"/>
                  <w:lang w:eastAsia="zh-CN"/>
                </w:rPr>
                <w:t>КОМПАС-3D</w:t>
              </w:r>
            </w:ins>
            <w:del w:id="1236" w:author="kekwxd3228@mail.ru" w:date="2026-09-22T20:58:00Z">
              <w:r w:rsidRPr="00A87EE6" w:rsidDel="00F81109">
                <w:rPr>
                  <w:szCs w:val="28"/>
                  <w:lang w:eastAsia="zh-CN"/>
                </w:rPr>
                <w:delText>Компас-3D</w:delText>
              </w:r>
            </w:del>
            <w:r w:rsidRPr="00A87EE6">
              <w:rPr>
                <w:szCs w:val="28"/>
                <w:lang w:eastAsia="zh-CN"/>
              </w:rPr>
              <w:t>»</w:t>
            </w:r>
          </w:p>
        </w:tc>
        <w:tc>
          <w:tcPr>
            <w:tcW w:w="1524" w:type="dxa"/>
            <w:vMerge w:val="restart"/>
          </w:tcPr>
          <w:p w14:paraId="6346B102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37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Не позднее</w:t>
            </w:r>
          </w:p>
          <w:p w14:paraId="2A0196C9" w14:textId="77777777" w:rsidR="00842B4E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38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29 декабря</w:t>
            </w:r>
          </w:p>
          <w:p w14:paraId="582FD1A1" w14:textId="651C04BB" w:rsidR="00EB42D6" w:rsidRPr="00CD7BD7" w:rsidRDefault="00842B4E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39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2026 года</w:t>
            </w:r>
          </w:p>
        </w:tc>
      </w:tr>
      <w:tr w:rsidR="00CD7BD7" w:rsidRPr="00CD7BD7" w14:paraId="6BC35AB4" w14:textId="77777777" w:rsidTr="00CD7BD7">
        <w:trPr>
          <w:trHeight w:val="805"/>
        </w:trPr>
        <w:tc>
          <w:tcPr>
            <w:tcW w:w="715" w:type="dxa"/>
            <w:vMerge/>
          </w:tcPr>
          <w:p w14:paraId="03FBF74D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0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3958" w:type="dxa"/>
            <w:vMerge/>
          </w:tcPr>
          <w:p w14:paraId="744B05C8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1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4255" w:type="dxa"/>
          </w:tcPr>
          <w:p w14:paraId="7D29CE6D" w14:textId="4EDB4BDC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2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Модульные тесты</w:t>
            </w:r>
          </w:p>
        </w:tc>
        <w:tc>
          <w:tcPr>
            <w:tcW w:w="1559" w:type="dxa"/>
            <w:vMerge/>
          </w:tcPr>
          <w:p w14:paraId="47E126B4" w14:textId="77777777" w:rsidR="00EB42D6" w:rsidRPr="00CD7BD7" w:rsidRDefault="00EB42D6" w:rsidP="006C3686">
            <w:pPr>
              <w:ind w:firstLine="0"/>
              <w:rPr>
                <w:bCs/>
                <w:szCs w:val="28"/>
                <w:lang w:eastAsia="zh-CN"/>
              </w:rPr>
            </w:pPr>
          </w:p>
        </w:tc>
        <w:tc>
          <w:tcPr>
            <w:tcW w:w="2549" w:type="dxa"/>
            <w:vMerge/>
          </w:tcPr>
          <w:p w14:paraId="2396B204" w14:textId="77777777" w:rsidR="00EB42D6" w:rsidRPr="00CD7BD7" w:rsidRDefault="00EB42D6" w:rsidP="00EB42D6">
            <w:pPr>
              <w:ind w:firstLine="0"/>
              <w:rPr>
                <w:bCs/>
                <w:szCs w:val="28"/>
                <w:lang w:eastAsia="zh-CN"/>
              </w:rPr>
            </w:pPr>
          </w:p>
        </w:tc>
        <w:tc>
          <w:tcPr>
            <w:tcW w:w="1524" w:type="dxa"/>
            <w:vMerge/>
          </w:tcPr>
          <w:p w14:paraId="67380922" w14:textId="77777777" w:rsidR="00EB42D6" w:rsidRPr="00CD7BD7" w:rsidRDefault="00EB42D6" w:rsidP="006C3686">
            <w:pPr>
              <w:ind w:firstLine="0"/>
              <w:rPr>
                <w:bCs/>
                <w:szCs w:val="28"/>
                <w:lang w:eastAsia="zh-CN"/>
              </w:rPr>
            </w:pPr>
          </w:p>
        </w:tc>
      </w:tr>
      <w:tr w:rsidR="00CD7BD7" w:rsidRPr="00CD7BD7" w14:paraId="5B8217FA" w14:textId="77777777" w:rsidTr="00CD7BD7">
        <w:trPr>
          <w:trHeight w:val="805"/>
        </w:trPr>
        <w:tc>
          <w:tcPr>
            <w:tcW w:w="715" w:type="dxa"/>
            <w:vMerge/>
          </w:tcPr>
          <w:p w14:paraId="407BA72C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3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3958" w:type="dxa"/>
            <w:vMerge/>
          </w:tcPr>
          <w:p w14:paraId="62C91F85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4" w:author="kekwxd3228@mail.ru" w:date="2026-10-07T09:51:00Z">
                <w:pPr>
                  <w:ind w:firstLine="0"/>
                </w:pPr>
              </w:pPrChange>
            </w:pPr>
          </w:p>
        </w:tc>
        <w:tc>
          <w:tcPr>
            <w:tcW w:w="4255" w:type="dxa"/>
          </w:tcPr>
          <w:p w14:paraId="58CB17AB" w14:textId="77777777" w:rsidR="00EB42D6" w:rsidRPr="00CD7BD7" w:rsidRDefault="00EB42D6" w:rsidP="00547F8E">
            <w:pPr>
              <w:spacing w:line="240" w:lineRule="auto"/>
              <w:ind w:firstLine="0"/>
              <w:rPr>
                <w:bCs/>
                <w:szCs w:val="28"/>
                <w:lang w:eastAsia="zh-CN"/>
              </w:rPr>
              <w:pPrChange w:id="1245" w:author="kekwxd3228@mail.ru" w:date="2026-10-07T09:51:00Z">
                <w:pPr>
                  <w:ind w:firstLine="0"/>
                </w:pPr>
              </w:pPrChange>
            </w:pPr>
            <w:r w:rsidRPr="00CD7BD7">
              <w:rPr>
                <w:bCs/>
                <w:szCs w:val="28"/>
                <w:lang w:eastAsia="zh-CN"/>
              </w:rPr>
              <w:t>Пояснительная записка</w:t>
            </w:r>
          </w:p>
        </w:tc>
        <w:tc>
          <w:tcPr>
            <w:tcW w:w="1559" w:type="dxa"/>
            <w:vMerge/>
          </w:tcPr>
          <w:p w14:paraId="0257D99C" w14:textId="77777777" w:rsidR="00EB42D6" w:rsidRPr="00CD7BD7" w:rsidRDefault="00EB42D6" w:rsidP="006C3686">
            <w:pPr>
              <w:ind w:firstLine="0"/>
              <w:rPr>
                <w:bCs/>
                <w:szCs w:val="28"/>
                <w:lang w:eastAsia="zh-CN"/>
              </w:rPr>
            </w:pPr>
          </w:p>
        </w:tc>
        <w:tc>
          <w:tcPr>
            <w:tcW w:w="2549" w:type="dxa"/>
            <w:vMerge/>
          </w:tcPr>
          <w:p w14:paraId="7F43EB04" w14:textId="77777777" w:rsidR="00EB42D6" w:rsidRPr="00CD7BD7" w:rsidRDefault="00EB42D6" w:rsidP="00EB42D6">
            <w:pPr>
              <w:ind w:firstLine="0"/>
              <w:rPr>
                <w:bCs/>
                <w:szCs w:val="28"/>
                <w:lang w:eastAsia="zh-CN"/>
              </w:rPr>
            </w:pPr>
          </w:p>
        </w:tc>
        <w:tc>
          <w:tcPr>
            <w:tcW w:w="1524" w:type="dxa"/>
            <w:vMerge/>
          </w:tcPr>
          <w:p w14:paraId="6B9C053E" w14:textId="77777777" w:rsidR="00EB42D6" w:rsidRPr="00CD7BD7" w:rsidRDefault="00EB42D6" w:rsidP="006C3686">
            <w:pPr>
              <w:ind w:firstLine="0"/>
              <w:rPr>
                <w:bCs/>
                <w:szCs w:val="28"/>
                <w:lang w:eastAsia="zh-CN"/>
              </w:rPr>
            </w:pPr>
          </w:p>
        </w:tc>
      </w:tr>
    </w:tbl>
    <w:p w14:paraId="19E576CA" w14:textId="77777777" w:rsidR="00EB42D6" w:rsidRDefault="00EB42D6" w:rsidP="00842B4E">
      <w:pPr>
        <w:ind w:firstLine="0"/>
        <w:rPr>
          <w:bCs/>
          <w:szCs w:val="28"/>
          <w:lang w:eastAsia="zh-CN"/>
        </w:rPr>
        <w:sectPr w:rsidR="00EB42D6" w:rsidSect="008A605A">
          <w:headerReference w:type="default" r:id="rId15"/>
          <w:pgSz w:w="16838" w:h="11906" w:orient="landscape"/>
          <w:pgMar w:top="1134" w:right="851" w:bottom="1134" w:left="1701" w:header="0" w:footer="454" w:gutter="0"/>
          <w:cols w:space="708"/>
          <w:docGrid w:linePitch="381"/>
          <w:sectPrChange w:id="1246" w:author="kekwxd3228@mail.ru" w:date="2026-10-07T09:51:00Z">
            <w:sectPr w:rsidR="00EB42D6" w:rsidSect="008A605A">
              <w:pgMar w:top="426" w:right="1134" w:bottom="851" w:left="1134" w:header="0" w:footer="454" w:gutter="0"/>
            </w:sectPr>
          </w:sectPrChange>
        </w:sectPr>
      </w:pPr>
    </w:p>
    <w:p w14:paraId="45FF656A" w14:textId="2426F53B" w:rsidR="00963338" w:rsidRPr="00963338" w:rsidRDefault="00963338" w:rsidP="00E9757B">
      <w:pPr>
        <w:keepNext/>
        <w:keepLines/>
        <w:ind w:firstLine="0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1247" w:name="_Toc178595986"/>
      <w:bookmarkStart w:id="1248" w:name="_Toc242261215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5 ПОРЯДОК РАЗРАБОТКИ АВТОМАТИЗИРОВАННОЙ СИСТЕМЫ</w:t>
      </w:r>
      <w:bookmarkEnd w:id="1247"/>
      <w:bookmarkEnd w:id="1248"/>
    </w:p>
    <w:p w14:paraId="71E26866" w14:textId="77777777" w:rsidR="00963338" w:rsidRPr="00963338" w:rsidRDefault="00963338" w:rsidP="00904750">
      <w:pPr>
        <w:ind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15CC098B" w14:textId="77777777" w:rsidR="00963338" w:rsidRPr="00963338" w:rsidRDefault="00963338" w:rsidP="00A87EE6">
      <w:pPr>
        <w:keepNext/>
        <w:keepLines/>
        <w:ind w:right="45"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249" w:name="_Toc178595987"/>
      <w:bookmarkStart w:id="1250" w:name="_Toc242261216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5.1 Порядок организации разработки АС</w:t>
      </w:r>
      <w:bookmarkEnd w:id="1249"/>
      <w:bookmarkEnd w:id="1250"/>
    </w:p>
    <w:p w14:paraId="4F96CFF8" w14:textId="77777777" w:rsidR="00963338" w:rsidRPr="00963338" w:rsidRDefault="00963338" w:rsidP="00963338">
      <w:pPr>
        <w:ind w:right="43"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7B538F4" w14:textId="77777777" w:rsidR="00963338" w:rsidRPr="00963338" w:rsidRDefault="00963338" w:rsidP="00963338">
      <w:pPr>
        <w:ind w:right="43"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Работа по разработке АС организуется в удалённом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2E56DD01" w14:textId="77777777" w:rsidR="00963338" w:rsidRPr="00963338" w:rsidRDefault="00963338" w:rsidP="00963338">
      <w:pPr>
        <w:ind w:right="43"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5694C93" w14:textId="77777777" w:rsidR="00963338" w:rsidRPr="00963338" w:rsidRDefault="00963338" w:rsidP="00E9757B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251" w:name="_Toc178595988"/>
      <w:bookmarkStart w:id="1252" w:name="_Toc242261217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5.2 Перечень документов и исходных данных для разработки АС</w:t>
      </w:r>
      <w:bookmarkEnd w:id="1251"/>
      <w:bookmarkEnd w:id="1252"/>
    </w:p>
    <w:p w14:paraId="43AB7BBE" w14:textId="77777777" w:rsidR="00963338" w:rsidRPr="00963338" w:rsidRDefault="00963338" w:rsidP="00963338">
      <w:pPr>
        <w:ind w:right="43"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13050EE" w14:textId="065133AE" w:rsidR="00E9757B" w:rsidRPr="00E9757B" w:rsidRDefault="00963338" w:rsidP="00E9757B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del w:id="1253" w:author="kekwxd3228@mail.ru" w:date="2026-09-23T11:14:00Z">
        <w:r w:rsidRPr="00963338" w:rsidDel="00ED3D13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del>
      <w:r w:rsidR="00E9757B" w:rsidRPr="00E9757B">
        <w:rPr>
          <w:rFonts w:eastAsia="SimSun" w:cs="Times New Roman"/>
          <w:kern w:val="0"/>
          <w:szCs w:val="28"/>
          <w:lang w:eastAsia="zh-CN"/>
          <w14:ligatures w14:val="none"/>
        </w:rPr>
        <w:t>Для разработки плагина «Табуретка» для САПР «</w:t>
      </w:r>
      <w:ins w:id="1254" w:author="kekwxd3228@mail.ru" w:date="2026-09-22T20:58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255" w:author="kekwxd3228@mail.ru" w:date="2026-09-22T20:58:00Z">
        <w:r w:rsidR="00E9757B" w:rsidRPr="00E9757B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Компас-3D</w:delText>
        </w:r>
      </w:del>
      <w:r w:rsidR="00E9757B" w:rsidRPr="00E9757B">
        <w:rPr>
          <w:rFonts w:eastAsia="SimSun" w:cs="Times New Roman"/>
          <w:kern w:val="0"/>
          <w:szCs w:val="28"/>
          <w:lang w:eastAsia="zh-CN"/>
          <w14:ligatures w14:val="none"/>
        </w:rPr>
        <w:t>» необходимы следующие документы и исходные данные:</w:t>
      </w:r>
    </w:p>
    <w:p w14:paraId="459D9F9D" w14:textId="77777777" w:rsidR="00E9757B" w:rsidRPr="00E9757B" w:rsidRDefault="00E9757B" w:rsidP="00E9757B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− документация по языку программирования C# (синтаксис, библиотеки .NET);</w:t>
      </w:r>
    </w:p>
    <w:p w14:paraId="4B012C1E" w14:textId="28ECC1BD" w:rsidR="00E9757B" w:rsidRPr="00E9757B" w:rsidRDefault="00E9757B" w:rsidP="00E9757B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− руководство программиста по API САПР «</w:t>
      </w:r>
      <w:ins w:id="1256" w:author="kekwxd3228@mail.ru" w:date="2026-09-22T20:58:00Z">
        <w:r w:rsidR="00F81109" w:rsidRPr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t>КОМПАС-3D</w:t>
        </w:r>
      </w:ins>
      <w:del w:id="1257" w:author="kekwxd3228@mail.ru" w:date="2026-09-22T20:58:00Z">
        <w:r w:rsidRPr="00E9757B" w:rsidDel="00F81109">
          <w:rPr>
            <w:rFonts w:eastAsia="SimSun" w:cs="Times New Roman"/>
            <w:kern w:val="0"/>
            <w:szCs w:val="28"/>
            <w:lang w:eastAsia="zh-CN"/>
            <w14:ligatures w14:val="none"/>
          </w:rPr>
          <w:delText>Компас-3D</w:delText>
        </w:r>
      </w:del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» (справочник интерфейсов, примеры подключения);</w:t>
      </w:r>
    </w:p>
    <w:p w14:paraId="07064BD3" w14:textId="776032FC" w:rsidR="00E9757B" w:rsidRPr="00E9757B" w:rsidRDefault="00E9757B" w:rsidP="00E9757B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− ГОСТ 19917-2014 «Мебель для сидения и лежания. Общие технические условия»</w:t>
      </w:r>
      <w:r w:rsidRPr="007A7FF3">
        <w:rPr>
          <w:rFonts w:eastAsia="SimSun" w:cs="Times New Roman"/>
          <w:kern w:val="0"/>
          <w:szCs w:val="28"/>
          <w:lang w:eastAsia="zh-CN"/>
          <w14:ligatures w14:val="none"/>
        </w:rPr>
        <w:t xml:space="preserve"> [</w:t>
      </w:r>
      <w:r w:rsidR="00A87EE6">
        <w:rPr>
          <w:rFonts w:eastAsia="SimSun" w:cs="Times New Roman"/>
          <w:kern w:val="0"/>
          <w:szCs w:val="28"/>
          <w:lang w:eastAsia="zh-CN"/>
          <w14:ligatures w14:val="none"/>
        </w:rPr>
        <w:t>6</w:t>
      </w:r>
      <w:r w:rsidRPr="007A7FF3">
        <w:rPr>
          <w:rFonts w:eastAsia="SimSun" w:cs="Times New Roman"/>
          <w:kern w:val="0"/>
          <w:szCs w:val="28"/>
          <w:lang w:eastAsia="zh-CN"/>
          <w14:ligatures w14:val="none"/>
        </w:rPr>
        <w:t>]</w:t>
      </w: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;</w:t>
      </w:r>
    </w:p>
    <w:p w14:paraId="179797B9" w14:textId="1C0265E2" w:rsidR="00E9757B" w:rsidRPr="00E9757B" w:rsidRDefault="00E9757B" w:rsidP="00E9757B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− ГОСТ 20400-2013 «Продукция мебельного производства. Термины и определения»</w:t>
      </w:r>
      <w:r w:rsidR="00A87EE6" w:rsidRPr="007A7FF3">
        <w:rPr>
          <w:rFonts w:eastAsia="SimSun" w:cs="Times New Roman"/>
          <w:kern w:val="0"/>
          <w:szCs w:val="28"/>
          <w:lang w:eastAsia="zh-CN"/>
          <w14:ligatures w14:val="none"/>
        </w:rPr>
        <w:t xml:space="preserve"> [7]</w:t>
      </w: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t>.</w:t>
      </w:r>
    </w:p>
    <w:p w14:paraId="70E8ACEF" w14:textId="2DA46548" w:rsidR="00963338" w:rsidRPr="00963338" w:rsidRDefault="00963338" w:rsidP="00E9757B">
      <w:pPr>
        <w:ind w:right="43"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93F3547" w14:textId="77777777" w:rsidR="00963338" w:rsidRPr="00963338" w:rsidRDefault="00963338" w:rsidP="00904750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258" w:name="_Toc178595989"/>
      <w:bookmarkStart w:id="1259" w:name="_Toc242261218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5.3 Перечень документов, предъявляемых по окончании соответствующих этапов работ</w:t>
      </w:r>
      <w:bookmarkEnd w:id="1258"/>
      <w:bookmarkEnd w:id="1259"/>
    </w:p>
    <w:p w14:paraId="78EBB749" w14:textId="77777777" w:rsidR="00963338" w:rsidRPr="00963338" w:rsidRDefault="00963338" w:rsidP="00963338">
      <w:pPr>
        <w:ind w:right="43"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5E36B34" w14:textId="248FB2C7" w:rsidR="00963338" w:rsidRPr="00963338" w:rsidRDefault="00963338">
      <w:pPr>
        <w:rPr>
          <w:rFonts w:eastAsia="SimSun" w:cs="Times New Roman"/>
          <w:kern w:val="0"/>
          <w:szCs w:val="28"/>
          <w:lang w:eastAsia="zh-CN"/>
          <w14:ligatures w14:val="none"/>
        </w:rPr>
        <w:pPrChange w:id="1260" w:author="kekwxd3228@mail.ru" w:date="2026-09-23T11:15:00Z">
          <w:pPr>
            <w:ind w:right="43" w:firstLine="0"/>
          </w:pPr>
        </w:pPrChange>
      </w:pPr>
      <w:del w:id="1261" w:author="kekwxd3228@mail.ru" w:date="2026-09-23T11:14:00Z">
        <w:r w:rsidRPr="00963338" w:rsidDel="00E4709F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По окончании соответствующих этапов работ должен быть предоставлен следующий перечень документов:</w:t>
      </w:r>
    </w:p>
    <w:p w14:paraId="00944ACA" w14:textId="77777777" w:rsidR="00963338" w:rsidRPr="007970D6" w:rsidDel="00ED3D13" w:rsidRDefault="00963338">
      <w:pPr>
        <w:rPr>
          <w:del w:id="1262" w:author="kekwxd3228@mail.ru" w:date="2026-09-23T11:14:00Z"/>
          <w:rFonts w:eastAsia="SimSun" w:cs="Times New Roman"/>
          <w:kern w:val="0"/>
          <w:szCs w:val="28"/>
          <w:lang w:eastAsia="zh-CN"/>
          <w14:ligatures w14:val="none"/>
          <w:rPrChange w:id="1263" w:author="kekwxd3228@mail.ru" w:date="2026-09-23T11:43:00Z">
            <w:rPr>
              <w:del w:id="1264" w:author="kekwxd3228@mail.ru" w:date="2026-09-23T11:14:00Z"/>
              <w:rFonts w:eastAsia="SimSun" w:cs="Times New Roman"/>
              <w:kern w:val="0"/>
              <w:szCs w:val="28"/>
              <w:lang w:val="en-US" w:eastAsia="zh-CN"/>
              <w14:ligatures w14:val="none"/>
            </w:rPr>
          </w:rPrChange>
        </w:rPr>
        <w:pPrChange w:id="1265" w:author="kekwxd3228@mail.ru" w:date="2026-09-23T11:14:00Z">
          <w:pPr>
            <w:ind w:right="43" w:firstLine="0"/>
          </w:pPr>
        </w:pPrChange>
      </w:pPr>
      <w:del w:id="1266" w:author="kekwxd3228@mail.ru" w:date="2026-09-23T11:14:00Z">
        <w:r w:rsidRPr="00963338" w:rsidDel="00ED3D13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документ технического задания;</w:t>
      </w:r>
    </w:p>
    <w:p w14:paraId="002F6355" w14:textId="77777777" w:rsidR="00ED3D13" w:rsidRPr="00963338" w:rsidRDefault="00ED3D13">
      <w:pPr>
        <w:rPr>
          <w:ins w:id="1267" w:author="kekwxd3228@mail.ru" w:date="2026-09-23T11:14:00Z"/>
          <w:rFonts w:eastAsia="SimSun" w:cs="Times New Roman"/>
          <w:kern w:val="0"/>
          <w:szCs w:val="28"/>
          <w:lang w:eastAsia="zh-CN"/>
          <w14:ligatures w14:val="none"/>
        </w:rPr>
        <w:pPrChange w:id="1268" w:author="kekwxd3228@mail.ru" w:date="2026-09-23T11:14:00Z">
          <w:pPr>
            <w:ind w:right="43" w:firstLine="0"/>
          </w:pPr>
        </w:pPrChange>
      </w:pPr>
    </w:p>
    <w:p w14:paraId="5405D0E4" w14:textId="77777777" w:rsidR="00963338" w:rsidRPr="00963338" w:rsidRDefault="00963338">
      <w:pPr>
        <w:rPr>
          <w:rFonts w:eastAsia="SimSun" w:cs="Times New Roman"/>
          <w:kern w:val="0"/>
          <w:szCs w:val="28"/>
          <w:lang w:eastAsia="zh-CN"/>
          <w14:ligatures w14:val="none"/>
        </w:rPr>
        <w:pPrChange w:id="1269" w:author="kekwxd3228@mail.ru" w:date="2026-09-23T11:14:00Z">
          <w:pPr>
            <w:ind w:right="43" w:firstLine="0"/>
          </w:pPr>
        </w:pPrChange>
      </w:pPr>
      <w:del w:id="1270" w:author="kekwxd3228@mail.ru" w:date="2026-09-23T11:14:00Z">
        <w:r w:rsidRPr="00963338" w:rsidDel="00ED3D13">
          <w:rPr>
            <w:rFonts w:eastAsia="SimSun" w:cs="Times New Roman"/>
            <w:kern w:val="0"/>
            <w:szCs w:val="28"/>
            <w:lang w:eastAsia="zh-CN"/>
            <w14:ligatures w14:val="none"/>
          </w:rPr>
          <w:tab/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документ проекта системы;</w:t>
      </w:r>
    </w:p>
    <w:p w14:paraId="7E2BACCB" w14:textId="74C6995B" w:rsidR="00963338" w:rsidRPr="00963338" w:rsidRDefault="00963338" w:rsidP="00ED3D13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программный код;</w:t>
      </w:r>
    </w:p>
    <w:p w14:paraId="6C90D79D" w14:textId="020E2C50" w:rsidR="00963338" w:rsidRPr="00E9757B" w:rsidRDefault="00963338" w:rsidP="00ED3D13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− пояснительная записка</w:t>
      </w:r>
      <w:r w:rsidR="00E9757B" w:rsidRPr="00E9757B">
        <w:rPr>
          <w:rFonts w:eastAsia="SimSun" w:cs="Times New Roman"/>
          <w:kern w:val="0"/>
          <w:szCs w:val="28"/>
          <w:lang w:eastAsia="zh-CN"/>
          <w14:ligatures w14:val="none"/>
        </w:rPr>
        <w:t>;</w:t>
      </w:r>
    </w:p>
    <w:p w14:paraId="3B245999" w14:textId="79F2ADC7" w:rsidR="002D0827" w:rsidRPr="005F50FD" w:rsidRDefault="00E9757B" w:rsidP="003B3E2B">
      <w:pPr>
        <w:rPr>
          <w:ins w:id="1271" w:author="kekwxd3228@mail.ru" w:date="2026-09-23T11:19:00Z"/>
          <w:rFonts w:eastAsia="SimSun" w:cs="Times New Roman"/>
          <w:kern w:val="0"/>
          <w:szCs w:val="28"/>
          <w:lang w:eastAsia="zh-CN"/>
          <w14:ligatures w14:val="none"/>
        </w:rPr>
      </w:pPr>
      <w:r w:rsidRPr="00E9757B">
        <w:rPr>
          <w:rFonts w:eastAsia="SimSun" w:cs="Times New Roman"/>
          <w:kern w:val="0"/>
          <w:szCs w:val="28"/>
          <w:lang w:eastAsia="zh-CN"/>
          <w14:ligatures w14:val="none"/>
        </w:rPr>
        <w:lastRenderedPageBreak/>
        <w:t>− три варианта дополнительной функциональности плагина (для согласования).</w:t>
      </w:r>
    </w:p>
    <w:p w14:paraId="20165CEB" w14:textId="74A6AFC5" w:rsidR="002D0827" w:rsidRPr="00E9757B" w:rsidRDefault="002D0827" w:rsidP="00ED3D13">
      <w:pPr>
        <w:rPr>
          <w:rFonts w:eastAsia="SimSun" w:cs="Times New Roman"/>
          <w:kern w:val="0"/>
          <w:szCs w:val="28"/>
          <w:lang w:eastAsia="zh-CN"/>
          <w14:ligatures w14:val="none"/>
        </w:rPr>
      </w:pPr>
      <w:ins w:id="1272" w:author="kekwxd3228@mail.ru" w:date="2026-09-23T11:19:00Z">
        <w:r w:rsidRPr="002D0827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Все перечисленные документы передаются заказчику в электронном виде. Техническое задание и проект системы оформляются в соответствии с требованиями ГОСТ 34.602-2020 и ОС ТУСУР 01-2021. Программный код предоставляется в виде репозитория на платформе </w:t>
        </w:r>
        <w:proofErr w:type="spellStart"/>
        <w:r w:rsidRPr="002D0827">
          <w:rPr>
            <w:rFonts w:eastAsia="SimSun" w:cs="Times New Roman"/>
            <w:kern w:val="0"/>
            <w:szCs w:val="28"/>
            <w:lang w:eastAsia="zh-CN"/>
            <w14:ligatures w14:val="none"/>
          </w:rPr>
          <w:t>GitHub</w:t>
        </w:r>
        <w:proofErr w:type="spellEnd"/>
        <w:r w:rsidRPr="002D0827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 с историей коммитов.</w:t>
        </w:r>
      </w:ins>
    </w:p>
    <w:p w14:paraId="0BAC8338" w14:textId="77777777" w:rsidR="00963338" w:rsidRPr="00963338" w:rsidRDefault="00963338" w:rsidP="00963338">
      <w:pPr>
        <w:ind w:right="43"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7432C572" w14:textId="77777777" w:rsidR="00963338" w:rsidRPr="00963338" w:rsidRDefault="00963338" w:rsidP="00963338">
      <w:pPr>
        <w:spacing w:line="240" w:lineRule="auto"/>
        <w:ind w:right="43" w:firstLine="0"/>
        <w:jc w:val="left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  <w:br w:type="page"/>
      </w:r>
    </w:p>
    <w:p w14:paraId="5ACD98E7" w14:textId="77777777" w:rsidR="00963338" w:rsidRPr="00963338" w:rsidRDefault="00963338" w:rsidP="00963338">
      <w:pPr>
        <w:keepNext/>
        <w:keepLines/>
        <w:spacing w:before="480"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1273" w:name="_Toc178595990"/>
      <w:bookmarkStart w:id="1274" w:name="_Toc242261219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6 ПОРЯДОК КОНТРОЛЯ И ПРИЁМКИ АВТОМАТИЗИРОВАННОЙ СИСТЕМЫ</w:t>
      </w:r>
      <w:bookmarkEnd w:id="1273"/>
      <w:bookmarkEnd w:id="1274"/>
    </w:p>
    <w:p w14:paraId="1C6FC4BD" w14:textId="77777777" w:rsidR="00963338" w:rsidRPr="00963338" w:rsidRDefault="00963338">
      <w:pPr>
        <w:ind w:right="610" w:firstLine="0"/>
        <w:jc w:val="center"/>
        <w:outlineLvl w:val="1"/>
        <w:rPr>
          <w:rFonts w:eastAsia="SimSun" w:cs="Times New Roman"/>
          <w:kern w:val="0"/>
          <w:szCs w:val="28"/>
          <w:lang w:eastAsia="zh-CN"/>
          <w14:ligatures w14:val="none"/>
        </w:rPr>
        <w:pPrChange w:id="1275" w:author="kekwxd3228@mail.ru" w:date="2026-09-23T11:42:00Z">
          <w:pPr>
            <w:ind w:right="610" w:firstLine="0"/>
            <w:jc w:val="center"/>
          </w:pPr>
        </w:pPrChange>
      </w:pPr>
    </w:p>
    <w:p w14:paraId="06DB52F1" w14:textId="77777777" w:rsidR="00963338" w:rsidRPr="00963338" w:rsidRDefault="00963338" w:rsidP="007970D6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276" w:name="_Toc178595991"/>
      <w:bookmarkStart w:id="1277" w:name="_Toc242261220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6.1 Виды, состав и методы испытаний АС и ее составных частей</w:t>
      </w:r>
      <w:bookmarkEnd w:id="1276"/>
      <w:bookmarkEnd w:id="1277"/>
    </w:p>
    <w:p w14:paraId="27099795" w14:textId="77777777" w:rsidR="00963338" w:rsidRPr="00963338" w:rsidRDefault="00963338">
      <w:pPr>
        <w:ind w:right="45"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  <w:pPrChange w:id="1278" w:author="kekwxd3228@mail.ru" w:date="2026-09-23T11:13:00Z">
          <w:pPr>
            <w:ind w:right="43" w:firstLine="0"/>
            <w:jc w:val="center"/>
          </w:pPr>
        </w:pPrChange>
      </w:pPr>
    </w:p>
    <w:p w14:paraId="3608F32A" w14:textId="0E3C4043" w:rsidR="00963338" w:rsidRPr="00963338" w:rsidRDefault="00963338" w:rsidP="00904750">
      <w:pPr>
        <w:rPr>
          <w:lang w:eastAsia="zh-CN"/>
        </w:rPr>
      </w:pPr>
      <w:r w:rsidRPr="00963338">
        <w:rPr>
          <w:lang w:eastAsia="zh-CN"/>
        </w:rPr>
        <w:t>Испытания должны быть организованы и проведены в соответствии с [</w:t>
      </w:r>
      <w:r w:rsidR="00AD0FF6">
        <w:rPr>
          <w:lang w:eastAsia="zh-CN"/>
        </w:rPr>
        <w:t>3</w:t>
      </w:r>
      <w:r w:rsidRPr="00963338">
        <w:rPr>
          <w:lang w:eastAsia="zh-CN"/>
        </w:rPr>
        <w:t>-</w:t>
      </w:r>
      <w:r w:rsidR="00AD0FF6">
        <w:rPr>
          <w:lang w:eastAsia="zh-CN"/>
        </w:rPr>
        <w:t>4</w:t>
      </w:r>
      <w:r w:rsidRPr="00963338">
        <w:rPr>
          <w:lang w:eastAsia="zh-CN"/>
        </w:rPr>
        <w:t xml:space="preserve">]. </w:t>
      </w:r>
    </w:p>
    <w:p w14:paraId="10656967" w14:textId="77777777" w:rsidR="00963338" w:rsidRPr="00963338" w:rsidRDefault="00963338" w:rsidP="00904750">
      <w:pPr>
        <w:rPr>
          <w:lang w:eastAsia="zh-CN"/>
        </w:rPr>
      </w:pPr>
      <w:r w:rsidRPr="00963338">
        <w:rPr>
          <w:lang w:eastAsia="zh-CN"/>
        </w:rPr>
        <w:t xml:space="preserve">Должны быть проведены следующие виды испытаний: </w:t>
      </w:r>
    </w:p>
    <w:p w14:paraId="1D895169" w14:textId="77777777" w:rsidR="00963338" w:rsidRPr="00963338" w:rsidRDefault="00963338" w:rsidP="00904750">
      <w:pPr>
        <w:ind w:left="707"/>
        <w:rPr>
          <w:lang w:eastAsia="zh-CN"/>
        </w:rPr>
      </w:pPr>
      <w:r w:rsidRPr="00963338">
        <w:rPr>
          <w:lang w:eastAsia="zh-CN"/>
        </w:rPr>
        <w:t xml:space="preserve">− предварительные испытания; </w:t>
      </w:r>
    </w:p>
    <w:p w14:paraId="3804FD71" w14:textId="77777777" w:rsidR="00963338" w:rsidRPr="00963338" w:rsidRDefault="00963338" w:rsidP="00904750">
      <w:pPr>
        <w:ind w:left="707"/>
        <w:rPr>
          <w:lang w:eastAsia="zh-CN"/>
        </w:rPr>
      </w:pPr>
      <w:r w:rsidRPr="00963338">
        <w:rPr>
          <w:lang w:eastAsia="zh-CN"/>
        </w:rPr>
        <w:t xml:space="preserve">− опытная эксплуатация (ОЭ); </w:t>
      </w:r>
    </w:p>
    <w:p w14:paraId="327B98CA" w14:textId="77777777" w:rsidR="00963338" w:rsidRPr="00963338" w:rsidRDefault="00963338" w:rsidP="00904750">
      <w:pPr>
        <w:ind w:left="707"/>
        <w:rPr>
          <w:lang w:eastAsia="zh-CN"/>
        </w:rPr>
      </w:pPr>
      <w:r w:rsidRPr="00963338">
        <w:rPr>
          <w:lang w:eastAsia="zh-CN"/>
        </w:rPr>
        <w:t xml:space="preserve">− приёмочные испытания. </w:t>
      </w:r>
    </w:p>
    <w:p w14:paraId="4AA154D3" w14:textId="77777777" w:rsidR="00963338" w:rsidRPr="00963338" w:rsidRDefault="00963338" w:rsidP="00904750">
      <w:pPr>
        <w:rPr>
          <w:lang w:eastAsia="zh-CN"/>
        </w:rPr>
      </w:pPr>
      <w:r w:rsidRPr="00963338">
        <w:rPr>
          <w:lang w:eastAsia="zh-CN"/>
        </w:rPr>
        <w:t xml:space="preserve">В предварительные испытания плагина входят следующие пункты: </w:t>
      </w:r>
    </w:p>
    <w:p w14:paraId="2A3FFB85" w14:textId="77777777" w:rsidR="00963338" w:rsidRPr="00963338" w:rsidRDefault="00963338" w:rsidP="00904750">
      <w:pPr>
        <w:ind w:left="708"/>
        <w:rPr>
          <w:lang w:eastAsia="zh-CN"/>
        </w:rPr>
      </w:pPr>
      <w:r w:rsidRPr="00963338">
        <w:rPr>
          <w:lang w:eastAsia="zh-CN"/>
        </w:rPr>
        <w:t xml:space="preserve">− модульное тестирование логики; </w:t>
      </w:r>
    </w:p>
    <w:p w14:paraId="73A0E120" w14:textId="77777777" w:rsidR="00963338" w:rsidRPr="00963338" w:rsidRDefault="00963338" w:rsidP="00904750">
      <w:pPr>
        <w:ind w:left="708"/>
        <w:rPr>
          <w:lang w:eastAsia="zh-CN"/>
        </w:rPr>
      </w:pPr>
      <w:r w:rsidRPr="00963338">
        <w:rPr>
          <w:lang w:eastAsia="zh-CN"/>
        </w:rPr>
        <w:t xml:space="preserve">− нагрузочное тестирование; </w:t>
      </w:r>
    </w:p>
    <w:p w14:paraId="7DE97139" w14:textId="77777777" w:rsidR="00963338" w:rsidRPr="00963338" w:rsidRDefault="00963338" w:rsidP="00904750">
      <w:pPr>
        <w:ind w:left="708"/>
        <w:rPr>
          <w:lang w:eastAsia="zh-CN"/>
        </w:rPr>
      </w:pPr>
      <w:r w:rsidRPr="00963338">
        <w:rPr>
          <w:lang w:eastAsia="zh-CN"/>
        </w:rPr>
        <w:t>− ручное тестирование.</w:t>
      </w:r>
    </w:p>
    <w:p w14:paraId="7FA9876C" w14:textId="77777777" w:rsidR="00963338" w:rsidRPr="00963338" w:rsidRDefault="00963338" w:rsidP="00904750">
      <w:pPr>
        <w:rPr>
          <w:lang w:eastAsia="zh-CN"/>
        </w:rPr>
      </w:pPr>
      <w:r w:rsidRPr="00963338">
        <w:rPr>
          <w:lang w:eastAsia="zh-CN"/>
        </w:rPr>
        <w:t xml:space="preserve">В этап опытной эксплуатации входит ручное тестирование. </w:t>
      </w:r>
    </w:p>
    <w:p w14:paraId="25BD33D8" w14:textId="77777777" w:rsidR="00963338" w:rsidRPr="00963338" w:rsidRDefault="00963338" w:rsidP="00904750">
      <w:pPr>
        <w:rPr>
          <w:lang w:eastAsia="zh-CN"/>
        </w:rPr>
      </w:pPr>
      <w:r w:rsidRPr="00963338">
        <w:rPr>
          <w:lang w:eastAsia="zh-CN"/>
        </w:rPr>
        <w:t>В этап приёмочного испытания входит ручное тестирование.</w:t>
      </w:r>
    </w:p>
    <w:p w14:paraId="667AB7D0" w14:textId="77777777" w:rsidR="00963338" w:rsidRPr="00963338" w:rsidRDefault="00963338" w:rsidP="006F31C5">
      <w:pPr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CEA984F" w14:textId="77777777" w:rsidR="00963338" w:rsidRPr="00963338" w:rsidRDefault="00963338" w:rsidP="007970D6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279" w:name="_Toc178595992"/>
      <w:bookmarkStart w:id="1280" w:name="_Toc242261221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6.2 Общие требования к приёмке работ по стадиям</w:t>
      </w:r>
      <w:bookmarkEnd w:id="1279"/>
      <w:bookmarkEnd w:id="1280"/>
    </w:p>
    <w:p w14:paraId="1EE1B7D6" w14:textId="77777777" w:rsidR="00963338" w:rsidRPr="00963338" w:rsidRDefault="00963338" w:rsidP="006F31C5">
      <w:pPr>
        <w:jc w:val="center"/>
        <w:rPr>
          <w:rFonts w:eastAsia="SimSun" w:cs="Times New Roman"/>
          <w:b/>
          <w:kern w:val="0"/>
          <w:szCs w:val="28"/>
          <w:lang w:eastAsia="zh-CN"/>
          <w14:ligatures w14:val="none"/>
        </w:rPr>
      </w:pPr>
    </w:p>
    <w:p w14:paraId="54565BDE" w14:textId="77777777" w:rsidR="00963338" w:rsidRPr="00963338" w:rsidRDefault="00963338" w:rsidP="00963338">
      <w:pPr>
        <w:ind w:right="43" w:firstLine="708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100F264C" w14:textId="77777777" w:rsidR="00963338" w:rsidRPr="00963338" w:rsidDel="003D1176" w:rsidRDefault="00963338" w:rsidP="00963338">
      <w:pPr>
        <w:ind w:right="43" w:firstLine="708"/>
        <w:rPr>
          <w:del w:id="1281" w:author="kekwxd3228@mail.ru" w:date="2026-09-23T11:20:00Z"/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303CF280" w14:textId="089D0AC8" w:rsidR="00963338" w:rsidRPr="00963338" w:rsidDel="006F31C5" w:rsidRDefault="00963338">
      <w:pPr>
        <w:ind w:right="612"/>
        <w:rPr>
          <w:del w:id="1282" w:author="kekwxd3228@mail.ru" w:date="2026-09-23T11:12:00Z"/>
          <w:rFonts w:eastAsia="SimSun" w:cs="Times New Roman"/>
          <w:kern w:val="0"/>
          <w:szCs w:val="28"/>
          <w:lang w:eastAsia="zh-CN"/>
          <w14:ligatures w14:val="none"/>
        </w:rPr>
        <w:pPrChange w:id="1283" w:author="kekwxd3228@mail.ru" w:date="2026-09-23T11:13:00Z">
          <w:pPr>
            <w:ind w:right="43" w:firstLine="708"/>
          </w:pPr>
        </w:pPrChange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  <w:ins w:id="1284" w:author="kekwxd3228@mail.ru" w:date="2026-09-23T11:12:00Z">
        <w:r w:rsidR="006F31C5" w:rsidRPr="006F31C5">
          <w:rPr>
            <w:rFonts w:eastAsia="SimSun" w:cs="Times New Roman"/>
            <w:kern w:val="0"/>
            <w:szCs w:val="28"/>
            <w:lang w:eastAsia="zh-CN"/>
            <w14:ligatures w14:val="none"/>
            <w:rPrChange w:id="1285" w:author="kekwxd3228@mail.ru" w:date="2026-09-23T11:12:00Z">
              <w:rPr>
                <w:rFonts w:eastAsia="SimSun" w:cs="Times New Roman"/>
                <w:kern w:val="0"/>
                <w:szCs w:val="28"/>
                <w:lang w:val="en-US" w:eastAsia="zh-CN"/>
                <w14:ligatures w14:val="none"/>
              </w:rPr>
            </w:rPrChange>
          </w:rPr>
          <w:t xml:space="preserve"> </w:t>
        </w:r>
      </w:ins>
      <w:del w:id="1286" w:author="kekwxd3228@mail.ru" w:date="2026-09-23T11:12:00Z">
        <w:r w:rsidRPr="00963338" w:rsidDel="006F31C5">
          <w:rPr>
            <w:rFonts w:eastAsia="SimSun" w:cs="Times New Roman"/>
            <w:kern w:val="0"/>
            <w:szCs w:val="28"/>
            <w:lang w:eastAsia="zh-CN"/>
            <w14:ligatures w14:val="none"/>
          </w:rPr>
          <w:delText xml:space="preserve"> </w:delText>
        </w:r>
      </w:del>
    </w:p>
    <w:p w14:paraId="2D2FD784" w14:textId="7A654850" w:rsidR="00963338" w:rsidRPr="00963338" w:rsidDel="00D71E04" w:rsidRDefault="00963338">
      <w:pPr>
        <w:ind w:right="612" w:firstLine="0"/>
        <w:rPr>
          <w:del w:id="1287" w:author="kekwxd3228@mail.ru" w:date="2026-09-23T11:11:00Z"/>
          <w:rFonts w:eastAsia="SimSun" w:cs="Times New Roman"/>
          <w:kern w:val="0"/>
          <w:szCs w:val="28"/>
          <w:lang w:eastAsia="zh-CN"/>
          <w14:ligatures w14:val="none"/>
        </w:rPr>
        <w:pPrChange w:id="1288" w:author="kekwxd3228@mail.ru" w:date="2026-09-23T11:13:00Z">
          <w:pPr>
            <w:ind w:right="43" w:firstLine="708"/>
          </w:pPr>
        </w:pPrChange>
      </w:pPr>
      <w:commentRangeStart w:id="1289"/>
      <w:commentRangeStart w:id="1290"/>
      <w:commentRangeStart w:id="1291"/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Комплектность</w:t>
      </w:r>
      <w:ins w:id="1292" w:author="kekwxd3228@mail.ru" w:date="2026-09-23T11:20:00Z">
        <w:r w:rsidR="00DA45C3">
          <w:rPr>
            <w:rFonts w:eastAsia="SimSun" w:cs="Times New Roman"/>
            <w:kern w:val="0"/>
            <w:szCs w:val="28"/>
            <w:lang w:eastAsia="zh-CN"/>
            <w14:ligatures w14:val="none"/>
          </w:rPr>
          <w:t xml:space="preserve"> </w:t>
        </w:r>
      </w:ins>
      <w:del w:id="1293" w:author="kekwxd3228@mail.ru" w:date="2026-09-23T11:19:00Z">
        <w:r w:rsidRPr="00963338" w:rsidDel="00DA45C3">
          <w:rPr>
            <w:rFonts w:eastAsia="SimSun" w:cs="Times New Roman"/>
            <w:kern w:val="0"/>
            <w:szCs w:val="28"/>
            <w:lang w:eastAsia="zh-CN"/>
            <w14:ligatures w14:val="none"/>
          </w:rPr>
          <w:delText xml:space="preserve"> </w:delText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 xml:space="preserve">передаваемой отчётной документации подлежит проверке </w:t>
      </w:r>
      <w:ins w:id="1294" w:author="kekwxd3228@mail.ru" w:date="2026-09-23T11:19:00Z">
        <w:r w:rsidR="00DA45C3">
          <w:rPr>
            <w:rFonts w:eastAsia="SimSun" w:cs="Times New Roman"/>
            <w:kern w:val="0"/>
            <w:szCs w:val="28"/>
            <w:lang w:eastAsia="zh-CN"/>
            <w14:ligatures w14:val="none"/>
          </w:rPr>
          <w:t>з</w:t>
        </w:r>
      </w:ins>
      <w:del w:id="1295" w:author="kekwxd3228@mail.ru" w:date="2026-09-23T11:19:00Z">
        <w:r w:rsidRPr="00963338" w:rsidDel="00DA45C3">
          <w:rPr>
            <w:rFonts w:eastAsia="SimSun" w:cs="Times New Roman"/>
            <w:kern w:val="0"/>
            <w:szCs w:val="28"/>
            <w:lang w:eastAsia="zh-CN"/>
            <w14:ligatures w14:val="none"/>
          </w:rPr>
          <w:delText>З</w:delText>
        </w:r>
      </w:del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>аказчиком.</w:t>
      </w:r>
      <w:commentRangeEnd w:id="1289"/>
      <w:r>
        <w:rPr>
          <w:rStyle w:val="ad"/>
        </w:rPr>
        <w:commentReference w:id="1289"/>
      </w:r>
      <w:commentRangeEnd w:id="1290"/>
      <w:r w:rsidR="003D1176">
        <w:rPr>
          <w:rStyle w:val="ad"/>
        </w:rPr>
        <w:commentReference w:id="1290"/>
      </w:r>
      <w:commentRangeEnd w:id="1291"/>
      <w:r w:rsidR="003D1176">
        <w:rPr>
          <w:rStyle w:val="ad"/>
        </w:rPr>
        <w:commentReference w:id="1291"/>
      </w:r>
    </w:p>
    <w:p w14:paraId="1F6BB394" w14:textId="77777777" w:rsidR="00963338" w:rsidRPr="00963338" w:rsidDel="00D71E04" w:rsidRDefault="00963338">
      <w:pPr>
        <w:ind w:right="612" w:firstLine="0"/>
        <w:rPr>
          <w:del w:id="1296" w:author="kekwxd3228@mail.ru" w:date="2026-09-23T11:10:00Z"/>
          <w:rFonts w:eastAsia="SimSun" w:cs="Times New Roman"/>
          <w:kern w:val="0"/>
          <w:szCs w:val="28"/>
          <w:lang w:eastAsia="zh-CN"/>
          <w14:ligatures w14:val="none"/>
        </w:rPr>
        <w:pPrChange w:id="1297" w:author="kekwxd3228@mail.ru" w:date="2026-09-23T11:13:00Z">
          <w:pPr>
            <w:ind w:right="610" w:firstLine="0"/>
          </w:pPr>
        </w:pPrChange>
      </w:pPr>
    </w:p>
    <w:p w14:paraId="01D4F954" w14:textId="77777777" w:rsidR="00963338" w:rsidRPr="00963338" w:rsidDel="005E0A6C" w:rsidRDefault="00963338">
      <w:pPr>
        <w:ind w:right="612"/>
        <w:rPr>
          <w:del w:id="1298" w:author="kekwxd3228@mail.ru" w:date="2026-09-23T11:13:00Z"/>
          <w:rFonts w:eastAsia="SimSun" w:cs="Times New Roman"/>
          <w:kern w:val="0"/>
          <w:szCs w:val="28"/>
          <w:lang w:eastAsia="zh-CN"/>
          <w14:ligatures w14:val="none"/>
        </w:rPr>
        <w:pPrChange w:id="1299" w:author="kekwxd3228@mail.ru" w:date="2026-09-23T11:13:00Z">
          <w:pPr>
            <w:ind w:right="610" w:firstLine="0"/>
          </w:pPr>
        </w:pPrChange>
      </w:pPr>
    </w:p>
    <w:p w14:paraId="626DC6B5" w14:textId="77777777" w:rsidR="00963338" w:rsidRPr="00963338" w:rsidRDefault="00963338">
      <w:pPr>
        <w:ind w:right="43" w:firstLine="708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  <w:pPrChange w:id="1300" w:author="kekwxd3228@mail.ru" w:date="2026-09-23T11:20:00Z">
          <w:pPr>
            <w:spacing w:line="240" w:lineRule="auto"/>
            <w:ind w:right="610" w:firstLine="0"/>
            <w:jc w:val="left"/>
          </w:pPr>
        </w:pPrChange>
      </w:pPr>
      <w:r w:rsidRPr="00963338"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  <w:br w:type="page"/>
      </w:r>
    </w:p>
    <w:p w14:paraId="286CFAA1" w14:textId="77777777" w:rsidR="00963338" w:rsidRPr="00963338" w:rsidRDefault="00963338" w:rsidP="00963338">
      <w:pPr>
        <w:keepNext/>
        <w:keepLines/>
        <w:spacing w:before="480"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1301" w:name="_Toc178595993"/>
      <w:bookmarkStart w:id="1302" w:name="_Toc242261222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7 ТРЕБОВАНИЯ К ДОКУМЕНТИРОВАНИЮ</w:t>
      </w:r>
      <w:bookmarkEnd w:id="1301"/>
      <w:bookmarkEnd w:id="1302"/>
    </w:p>
    <w:p w14:paraId="77D7BA0B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2A0923BF" w14:textId="3BD0EFCB" w:rsidR="00963338" w:rsidRPr="00963338" w:rsidRDefault="00963338" w:rsidP="00F32D04">
      <w:pPr>
        <w:rPr>
          <w:lang w:eastAsia="zh-CN"/>
        </w:rPr>
      </w:pPr>
      <w:r w:rsidRPr="00963338">
        <w:rPr>
          <w:lang w:eastAsia="zh-CN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3BAD11A8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98B2781" w14:textId="77777777" w:rsidR="00963338" w:rsidRPr="00963338" w:rsidRDefault="00963338" w:rsidP="00F32D04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303" w:name="_Toc178595994"/>
      <w:bookmarkStart w:id="1304" w:name="_Toc242261223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7.1 Перечень подлежащих разработке документов</w:t>
      </w:r>
      <w:bookmarkEnd w:id="1303"/>
      <w:bookmarkEnd w:id="1304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 xml:space="preserve"> </w:t>
      </w:r>
    </w:p>
    <w:p w14:paraId="6A777905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46AAA15" w14:textId="295C91EB" w:rsidR="00963338" w:rsidRPr="00963338" w:rsidRDefault="00963338" w:rsidP="00F32D04">
      <w:pPr>
        <w:rPr>
          <w:lang w:eastAsia="zh-CN"/>
        </w:rPr>
      </w:pPr>
      <w:r w:rsidRPr="00963338">
        <w:rPr>
          <w:lang w:eastAsia="zh-CN"/>
        </w:rPr>
        <w:t>Документы «Проект системы» и «Пояснительная записка» должны разрабатываться согласно требованиям [</w:t>
      </w:r>
      <w:r w:rsidR="00235D8D">
        <w:rPr>
          <w:lang w:eastAsia="zh-CN"/>
        </w:rPr>
        <w:t>5</w:t>
      </w:r>
      <w:r w:rsidRPr="00963338">
        <w:rPr>
          <w:lang w:eastAsia="zh-CN"/>
        </w:rPr>
        <w:t xml:space="preserve">]. </w:t>
      </w:r>
    </w:p>
    <w:p w14:paraId="0B0BA560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8D3FAC3" w14:textId="77777777" w:rsidR="00963338" w:rsidRPr="00963338" w:rsidRDefault="00963338" w:rsidP="00F32D04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305" w:name="_Toc178595995"/>
      <w:bookmarkStart w:id="1306" w:name="_Toc242261224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7.2 Вид представления и количество документов</w:t>
      </w:r>
      <w:bookmarkEnd w:id="1305"/>
      <w:bookmarkEnd w:id="1306"/>
    </w:p>
    <w:p w14:paraId="5747EF18" w14:textId="77777777" w:rsidR="00963338" w:rsidRPr="00963338" w:rsidRDefault="00963338" w:rsidP="00F32D04">
      <w:pPr>
        <w:rPr>
          <w:lang w:eastAsia="zh-CN"/>
        </w:rPr>
      </w:pPr>
    </w:p>
    <w:p w14:paraId="7DAC46E7" w14:textId="7B55A136" w:rsidR="00963338" w:rsidRPr="00963338" w:rsidRDefault="00963338" w:rsidP="00F32D04">
      <w:pPr>
        <w:rPr>
          <w:lang w:eastAsia="zh-CN"/>
        </w:rPr>
      </w:pPr>
      <w:r w:rsidRPr="00963338">
        <w:rPr>
          <w:lang w:eastAsia="zh-CN"/>
        </w:rPr>
        <w:t>Нижеперечисленные документы к АС предоставляются в электронном виде в форматах .</w:t>
      </w:r>
      <w:proofErr w:type="spellStart"/>
      <w:r w:rsidRPr="00963338">
        <w:rPr>
          <w:lang w:eastAsia="zh-CN"/>
        </w:rPr>
        <w:t>docx</w:t>
      </w:r>
      <w:proofErr w:type="spellEnd"/>
      <w:r w:rsidRPr="00963338">
        <w:rPr>
          <w:lang w:eastAsia="zh-CN"/>
        </w:rPr>
        <w:t xml:space="preserve"> и .</w:t>
      </w:r>
      <w:proofErr w:type="spellStart"/>
      <w:r w:rsidRPr="00963338">
        <w:rPr>
          <w:lang w:eastAsia="zh-CN"/>
        </w:rPr>
        <w:t>pdf</w:t>
      </w:r>
      <w:proofErr w:type="spellEnd"/>
      <w:r w:rsidRPr="00963338">
        <w:rPr>
          <w:lang w:eastAsia="zh-CN"/>
        </w:rPr>
        <w:t xml:space="preserve"> по одному экземпляру каждый</w:t>
      </w:r>
      <w:r w:rsidR="00F32D04">
        <w:rPr>
          <w:lang w:eastAsia="zh-CN"/>
        </w:rPr>
        <w:t>:</w:t>
      </w:r>
      <w:r w:rsidRPr="00963338">
        <w:rPr>
          <w:lang w:eastAsia="zh-CN"/>
        </w:rPr>
        <w:t xml:space="preserve"> </w:t>
      </w:r>
    </w:p>
    <w:p w14:paraId="55290E4B" w14:textId="77777777" w:rsidR="00963338" w:rsidRPr="00963338" w:rsidRDefault="00963338" w:rsidP="00F32D04">
      <w:pPr>
        <w:pStyle w:val="a7"/>
        <w:numPr>
          <w:ilvl w:val="0"/>
          <w:numId w:val="6"/>
        </w:numPr>
        <w:ind w:left="0" w:firstLine="709"/>
        <w:rPr>
          <w:lang w:eastAsia="zh-CN"/>
        </w:rPr>
      </w:pPr>
      <w:r w:rsidRPr="00963338">
        <w:rPr>
          <w:lang w:eastAsia="zh-CN"/>
        </w:rPr>
        <w:t xml:space="preserve">Техническое задание; </w:t>
      </w:r>
    </w:p>
    <w:p w14:paraId="23162F2F" w14:textId="77777777" w:rsidR="00963338" w:rsidRPr="00963338" w:rsidRDefault="00963338" w:rsidP="00F32D04">
      <w:pPr>
        <w:pStyle w:val="a7"/>
        <w:numPr>
          <w:ilvl w:val="0"/>
          <w:numId w:val="6"/>
        </w:numPr>
        <w:ind w:left="0" w:firstLine="709"/>
        <w:rPr>
          <w:lang w:eastAsia="zh-CN"/>
        </w:rPr>
      </w:pPr>
      <w:r w:rsidRPr="00963338">
        <w:rPr>
          <w:lang w:eastAsia="zh-CN"/>
        </w:rPr>
        <w:t xml:space="preserve">Проект системы; </w:t>
      </w:r>
    </w:p>
    <w:p w14:paraId="251CF30B" w14:textId="77777777" w:rsidR="00963338" w:rsidRPr="00963338" w:rsidRDefault="00963338" w:rsidP="00F32D04">
      <w:pPr>
        <w:pStyle w:val="a7"/>
        <w:numPr>
          <w:ilvl w:val="0"/>
          <w:numId w:val="6"/>
        </w:numPr>
        <w:ind w:left="0" w:firstLine="709"/>
        <w:rPr>
          <w:lang w:eastAsia="zh-CN"/>
        </w:rPr>
      </w:pPr>
      <w:r w:rsidRPr="00963338">
        <w:rPr>
          <w:lang w:eastAsia="zh-CN"/>
        </w:rPr>
        <w:t xml:space="preserve">Пояснительная записка; </w:t>
      </w:r>
    </w:p>
    <w:p w14:paraId="62A4C616" w14:textId="3CA63FCE" w:rsidR="00963338" w:rsidRPr="00963338" w:rsidRDefault="00963338" w:rsidP="00F32D04">
      <w:pPr>
        <w:pStyle w:val="a7"/>
        <w:numPr>
          <w:ilvl w:val="0"/>
          <w:numId w:val="6"/>
        </w:numPr>
        <w:ind w:left="0" w:firstLine="709"/>
        <w:rPr>
          <w:lang w:eastAsia="zh-CN"/>
        </w:rPr>
      </w:pPr>
      <w:r w:rsidRPr="00963338">
        <w:rPr>
          <w:lang w:eastAsia="zh-CN"/>
        </w:rPr>
        <w:t>Три варианта дополнительной функциональности на согласование.</w:t>
      </w:r>
    </w:p>
    <w:p w14:paraId="665012B5" w14:textId="77777777" w:rsidR="00963338" w:rsidRPr="00963338" w:rsidRDefault="00963338">
      <w:pPr>
        <w:ind w:firstLine="0"/>
        <w:jc w:val="center"/>
        <w:outlineLvl w:val="1"/>
        <w:rPr>
          <w:rFonts w:eastAsia="SimSun" w:cs="Times New Roman"/>
          <w:kern w:val="0"/>
          <w:szCs w:val="28"/>
          <w:lang w:eastAsia="zh-CN"/>
          <w14:ligatures w14:val="none"/>
        </w:rPr>
        <w:pPrChange w:id="1307" w:author="kekwxd3228@mail.ru" w:date="2026-09-23T11:42:00Z">
          <w:pPr>
            <w:ind w:firstLine="0"/>
          </w:pPr>
        </w:pPrChange>
      </w:pPr>
    </w:p>
    <w:p w14:paraId="28EA85FE" w14:textId="77777777" w:rsidR="00963338" w:rsidRPr="00963338" w:rsidRDefault="00963338" w:rsidP="007970D6">
      <w:pPr>
        <w:keepNext/>
        <w:keepLines/>
        <w:ind w:firstLine="0"/>
        <w:jc w:val="center"/>
        <w:outlineLvl w:val="1"/>
        <w:rPr>
          <w:rFonts w:eastAsia="SimSun" w:cs="Times New Roman"/>
          <w:b/>
          <w:kern w:val="0"/>
          <w:szCs w:val="26"/>
          <w:lang w:eastAsia="zh-CN"/>
          <w14:ligatures w14:val="none"/>
        </w:rPr>
      </w:pPr>
      <w:bookmarkStart w:id="1308" w:name="_Toc178595996"/>
      <w:bookmarkStart w:id="1309" w:name="_Toc242261225"/>
      <w:r w:rsidRPr="00963338">
        <w:rPr>
          <w:rFonts w:eastAsia="SimSun" w:cs="Times New Roman"/>
          <w:b/>
          <w:kern w:val="0"/>
          <w:szCs w:val="26"/>
          <w:lang w:eastAsia="zh-CN"/>
          <w14:ligatures w14:val="none"/>
        </w:rPr>
        <w:t>7.3 Требования по использованию ЕСКД и ЕСПД при разработке документов</w:t>
      </w:r>
      <w:bookmarkEnd w:id="1308"/>
      <w:bookmarkEnd w:id="1309"/>
    </w:p>
    <w:p w14:paraId="48232BC1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85253B9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ab/>
        <w:t>Документы на Систему оформляют в соответствии с требованиями ОС ТУСУР-2021.</w:t>
      </w:r>
    </w:p>
    <w:p w14:paraId="5962940E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963338">
        <w:rPr>
          <w:rFonts w:eastAsia="SimSun" w:cs="Times New Roman"/>
          <w:kern w:val="0"/>
          <w:szCs w:val="28"/>
          <w:lang w:eastAsia="zh-CN"/>
          <w14:ligatures w14:val="none"/>
        </w:rPr>
        <w:tab/>
        <w:t>Общие требования:</w:t>
      </w:r>
    </w:p>
    <w:p w14:paraId="35D6D19A" w14:textId="2478DAB4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0D33C5BC" w14:textId="4F4C90EC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lastRenderedPageBreak/>
        <w:t xml:space="preserve">шрифт – Times New </w:t>
      </w:r>
      <w:proofErr w:type="spellStart"/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>Roman</w:t>
      </w:r>
      <w:proofErr w:type="spellEnd"/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 14; </w:t>
      </w:r>
    </w:p>
    <w:p w14:paraId="16356709" w14:textId="34B6E5A9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первая строка – отступ 1,25 см; </w:t>
      </w:r>
    </w:p>
    <w:p w14:paraId="19BE7E6B" w14:textId="6852B535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межстрочный интервал – полуторный; </w:t>
      </w:r>
    </w:p>
    <w:p w14:paraId="3C04808D" w14:textId="0FC3932E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выравнивание – по ширине; </w:t>
      </w:r>
    </w:p>
    <w:p w14:paraId="13C4651C" w14:textId="4164C62D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 xml:space="preserve">перенос слов – автоматический; </w:t>
      </w:r>
    </w:p>
    <w:p w14:paraId="7067AC60" w14:textId="4D6CC85D" w:rsidR="00963338" w:rsidRPr="00F32D04" w:rsidRDefault="00963338" w:rsidP="00F32D04">
      <w:pPr>
        <w:pStyle w:val="a7"/>
        <w:numPr>
          <w:ilvl w:val="0"/>
          <w:numId w:val="7"/>
        </w:numPr>
        <w:ind w:left="0" w:firstLine="709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F32D04">
        <w:rPr>
          <w:rFonts w:eastAsia="SimSun" w:cs="Times New Roman"/>
          <w:kern w:val="0"/>
          <w:szCs w:val="28"/>
          <w:lang w:eastAsia="zh-CN"/>
          <w14:ligatures w14:val="none"/>
        </w:rPr>
        <w:t>слова из прописных букв не переносить.</w:t>
      </w:r>
    </w:p>
    <w:p w14:paraId="544CCA79" w14:textId="77777777" w:rsidR="00963338" w:rsidRPr="00963338" w:rsidRDefault="00963338" w:rsidP="00F32D04">
      <w:pPr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1005781" w14:textId="77777777" w:rsidR="00963338" w:rsidRPr="00963338" w:rsidRDefault="00963338" w:rsidP="00963338">
      <w:pPr>
        <w:ind w:firstLine="0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529B7A6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C770F3B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0E901F8E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A174B40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AAEA6B8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193EE432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1CC515AD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4FDD5A93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9E8933D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A658331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366EEB4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2EE04B8E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6DBF4A18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5E8A6DCF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7FA37809" w14:textId="77777777" w:rsidR="00963338" w:rsidRPr="00963338" w:rsidRDefault="00963338" w:rsidP="00963338">
      <w:pPr>
        <w:ind w:firstLine="708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</w:p>
    <w:p w14:paraId="3D40E94E" w14:textId="77777777" w:rsidR="00963338" w:rsidRPr="00963338" w:rsidRDefault="00963338" w:rsidP="00963338">
      <w:pPr>
        <w:spacing w:line="240" w:lineRule="auto"/>
        <w:ind w:firstLine="0"/>
        <w:jc w:val="left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1310" w:name="_Toc178595997"/>
      <w:r w:rsidRPr="00963338">
        <w:rPr>
          <w:rFonts w:ascii="Calibri" w:eastAsia="SimSun" w:hAnsi="Calibri" w:cs="Times New Roman"/>
          <w:kern w:val="0"/>
          <w:sz w:val="20"/>
          <w:szCs w:val="20"/>
          <w:lang w:eastAsia="zh-CN"/>
          <w14:ligatures w14:val="none"/>
        </w:rPr>
        <w:br w:type="page"/>
      </w:r>
    </w:p>
    <w:p w14:paraId="7E432EDF" w14:textId="77777777" w:rsidR="00963338" w:rsidRPr="00963338" w:rsidRDefault="00963338" w:rsidP="00963338">
      <w:pPr>
        <w:keepNext/>
        <w:keepLines/>
        <w:spacing w:before="480"/>
        <w:ind w:firstLine="0"/>
        <w:jc w:val="center"/>
        <w:outlineLvl w:val="0"/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</w:pPr>
      <w:bookmarkStart w:id="1311" w:name="_Toc242261226"/>
      <w:r w:rsidRPr="00963338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lastRenderedPageBreak/>
        <w:t>8 ИСТОЧНИКИ РАЗРАБОТКИ</w:t>
      </w:r>
      <w:bookmarkEnd w:id="1310"/>
      <w:bookmarkEnd w:id="1311"/>
    </w:p>
    <w:p w14:paraId="726A2389" w14:textId="77777777" w:rsidR="00963338" w:rsidRPr="00963338" w:rsidRDefault="00963338" w:rsidP="00963338">
      <w:pPr>
        <w:ind w:firstLine="0"/>
        <w:jc w:val="center"/>
        <w:rPr>
          <w:rFonts w:eastAsia="SimSun" w:cs="Times New Roman"/>
          <w:b/>
          <w:bCs/>
          <w:kern w:val="0"/>
          <w:szCs w:val="28"/>
          <w:lang w:eastAsia="zh-CN"/>
          <w14:ligatures w14:val="none"/>
        </w:rPr>
      </w:pPr>
    </w:p>
    <w:p w14:paraId="6CE228CA" w14:textId="77777777" w:rsidR="00963338" w:rsidRPr="00963338" w:rsidRDefault="00963338" w:rsidP="007970D6">
      <w:pPr>
        <w:rPr>
          <w:lang w:eastAsia="zh-CN"/>
        </w:rPr>
      </w:pPr>
      <w:r w:rsidRPr="00963338">
        <w:rPr>
          <w:lang w:eastAsia="zh-CN"/>
        </w:rPr>
        <w:t xml:space="preserve">В настоящем документе использованы следующая литература и нормативные документы: </w:t>
      </w:r>
    </w:p>
    <w:p w14:paraId="3B43CE7C" w14:textId="2589D0EB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2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Новые технологии в программировании: учебное пособие / А. А. </w:t>
      </w:r>
      <w:proofErr w:type="spellStart"/>
      <w:r w:rsidRPr="00963338">
        <w:rPr>
          <w:lang w:eastAsia="zh-CN"/>
        </w:rPr>
        <w:t>Калентьев</w:t>
      </w:r>
      <w:proofErr w:type="spellEnd"/>
      <w:r w:rsidRPr="00963338">
        <w:rPr>
          <w:lang w:eastAsia="zh-CN"/>
        </w:rPr>
        <w:t xml:space="preserve">, Д. В. </w:t>
      </w:r>
      <w:proofErr w:type="spellStart"/>
      <w:r w:rsidRPr="00963338">
        <w:rPr>
          <w:lang w:eastAsia="zh-CN"/>
        </w:rPr>
        <w:t>Гарайс</w:t>
      </w:r>
      <w:proofErr w:type="spellEnd"/>
      <w:r w:rsidRPr="00963338">
        <w:rPr>
          <w:lang w:eastAsia="zh-CN"/>
        </w:rPr>
        <w:t xml:space="preserve">, А. Е. Горяинов </w:t>
      </w:r>
      <w:r w:rsidR="00BD6724" w:rsidRPr="00BD6724">
        <w:rPr>
          <w:lang w:eastAsia="zh-CN"/>
        </w:rPr>
        <w:t>–</w:t>
      </w:r>
      <w:r w:rsidRPr="00963338">
        <w:rPr>
          <w:lang w:eastAsia="zh-CN"/>
        </w:rPr>
        <w:t xml:space="preserve"> </w:t>
      </w:r>
      <w:proofErr w:type="gramStart"/>
      <w:r w:rsidRPr="00963338">
        <w:rPr>
          <w:lang w:eastAsia="zh-CN"/>
        </w:rPr>
        <w:t>Томск :</w:t>
      </w:r>
      <w:proofErr w:type="gramEnd"/>
      <w:r w:rsidRPr="00963338">
        <w:rPr>
          <w:lang w:eastAsia="zh-CN"/>
        </w:rPr>
        <w:t xml:space="preserve"> Эль </w:t>
      </w:r>
      <w:r w:rsidRPr="00A87EE6">
        <w:rPr>
          <w:sz w:val="26"/>
          <w:szCs w:val="26"/>
          <w:lang w:eastAsia="zh-CN"/>
        </w:rPr>
        <w:t>Конт</w:t>
      </w:r>
      <w:r w:rsidRPr="00963338">
        <w:rPr>
          <w:lang w:eastAsia="zh-CN"/>
        </w:rPr>
        <w:t xml:space="preserve">ент, 2014. </w:t>
      </w:r>
      <w:r w:rsidR="00BD6724" w:rsidRPr="00BD6724">
        <w:rPr>
          <w:lang w:eastAsia="zh-CN"/>
        </w:rPr>
        <w:t>–</w:t>
      </w:r>
      <w:r w:rsidRPr="00963338">
        <w:rPr>
          <w:lang w:eastAsia="zh-CN"/>
        </w:rPr>
        <w:t xml:space="preserve"> 176 с</w:t>
      </w:r>
      <w:r w:rsidR="00A87EE6">
        <w:rPr>
          <w:lang w:eastAsia="zh-CN"/>
        </w:rPr>
        <w:t>.</w:t>
      </w:r>
    </w:p>
    <w:p w14:paraId="335543B0" w14:textId="0B290F07" w:rsidR="00963338" w:rsidRPr="000612F4" w:rsidRDefault="000612F4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3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0612F4">
        <w:rPr>
          <w:rFonts w:eastAsia="Calibri"/>
          <w:lang w:eastAsia="zh-CN"/>
        </w:rPr>
        <w:t xml:space="preserve">Официальный сайт разработчика САПР «КОМПАС-3D» (АСКОН). </w:t>
      </w:r>
      <w:r w:rsidR="00BD6724" w:rsidRPr="00BD6724">
        <w:rPr>
          <w:rFonts w:eastAsia="Calibri"/>
          <w:lang w:eastAsia="zh-CN"/>
        </w:rPr>
        <w:t xml:space="preserve">– </w:t>
      </w:r>
      <w:r w:rsidRPr="000612F4">
        <w:rPr>
          <w:rFonts w:eastAsia="Calibri"/>
          <w:lang w:eastAsia="zh-CN"/>
        </w:rPr>
        <w:t xml:space="preserve">[Электронный ресурс]. </w:t>
      </w:r>
      <w:r w:rsidR="00BD6724" w:rsidRPr="00BD6724">
        <w:rPr>
          <w:rFonts w:eastAsia="Calibri"/>
          <w:lang w:eastAsia="zh-CN"/>
        </w:rPr>
        <w:t>–</w:t>
      </w:r>
      <w:r w:rsidRPr="000612F4">
        <w:rPr>
          <w:rFonts w:eastAsia="Calibri"/>
          <w:lang w:eastAsia="zh-CN"/>
        </w:rPr>
        <w:t xml:space="preserve"> Режим доступа: </w:t>
      </w:r>
      <w:r w:rsidR="00D23101">
        <w:fldChar w:fldCharType="begin"/>
      </w:r>
      <w:r w:rsidR="00D23101">
        <w:instrText>HYPERLINK "https://kompas.ru/" \t "_blank"</w:instrText>
      </w:r>
      <w:r w:rsidR="00D23101">
        <w:fldChar w:fldCharType="separate"/>
      </w:r>
      <w:r w:rsidRPr="000612F4">
        <w:rPr>
          <w:rStyle w:val="af4"/>
          <w:rFonts w:eastAsia="Calibri"/>
          <w:lang w:eastAsia="zh-CN"/>
        </w:rPr>
        <w:t>https://kompas.ru/</w:t>
      </w:r>
      <w:r w:rsidR="00D23101">
        <w:rPr>
          <w:rStyle w:val="af4"/>
          <w:rFonts w:eastAsia="Calibri"/>
          <w:lang w:eastAsia="zh-CN"/>
        </w:rPr>
        <w:fldChar w:fldCharType="end"/>
      </w:r>
      <w:r w:rsidR="00963338" w:rsidRPr="000612F4">
        <w:rPr>
          <w:rFonts w:eastAsia="Calibri"/>
          <w:lang w:eastAsia="zh-CN"/>
        </w:rPr>
        <w:t xml:space="preserve"> (дата обращения </w:t>
      </w:r>
      <w:r w:rsidR="00A87EE6" w:rsidRPr="000612F4">
        <w:rPr>
          <w:rFonts w:eastAsia="Calibri"/>
          <w:lang w:eastAsia="zh-CN"/>
        </w:rPr>
        <w:t>15</w:t>
      </w:r>
      <w:r w:rsidR="00963338" w:rsidRPr="000612F4">
        <w:rPr>
          <w:rFonts w:eastAsia="Calibri"/>
          <w:lang w:eastAsia="zh-CN"/>
        </w:rPr>
        <w:t>.09.202</w:t>
      </w:r>
      <w:r w:rsidR="00A87EE6" w:rsidRPr="000612F4">
        <w:rPr>
          <w:rFonts w:eastAsia="Calibri"/>
          <w:lang w:eastAsia="zh-CN"/>
        </w:rPr>
        <w:t>6</w:t>
      </w:r>
      <w:r w:rsidR="00963338" w:rsidRPr="000612F4">
        <w:rPr>
          <w:rFonts w:eastAsia="Calibri"/>
          <w:lang w:eastAsia="zh-CN"/>
        </w:rPr>
        <w:t>)</w:t>
      </w:r>
      <w:r>
        <w:rPr>
          <w:rFonts w:eastAsia="Calibri"/>
          <w:lang w:eastAsia="zh-CN"/>
        </w:rPr>
        <w:t>.</w:t>
      </w:r>
    </w:p>
    <w:p w14:paraId="69128C34" w14:textId="77777777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4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ГОСТ 34.603 «Информационная технология. Виды испытаний автоматизированных систем» </w:t>
      </w:r>
    </w:p>
    <w:p w14:paraId="07999BDC" w14:textId="77777777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5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2AFCE8CB" w14:textId="6ACC78C3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6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</w:t>
      </w:r>
      <w:r w:rsidR="00D27D66" w:rsidRPr="00D27D66">
        <w:rPr>
          <w:rFonts w:eastAsia="Calibri"/>
          <w:lang w:eastAsia="zh-CN"/>
        </w:rPr>
        <w:t>25.11.2021</w:t>
      </w:r>
      <w:r w:rsidRPr="00963338">
        <w:rPr>
          <w:lang w:eastAsia="zh-CN"/>
        </w:rPr>
        <w:t xml:space="preserve">»; </w:t>
      </w:r>
    </w:p>
    <w:p w14:paraId="4A09B1A5" w14:textId="77777777" w:rsidR="00D27D66" w:rsidRDefault="00D27D66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7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D27D66">
        <w:rPr>
          <w:lang w:eastAsia="zh-CN"/>
        </w:rPr>
        <w:t>ГОСТ 19917-2014 «Мебель для сидения и лежания. Общие технические условия».</w:t>
      </w:r>
    </w:p>
    <w:p w14:paraId="033C5B80" w14:textId="07224DA7" w:rsidR="00A87EE6" w:rsidRPr="00963338" w:rsidRDefault="00A87EE6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8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A87EE6">
        <w:rPr>
          <w:lang w:eastAsia="zh-CN"/>
        </w:rPr>
        <w:t>ГОСТ 20400-2013 «Продукция мебельного производства. Термины и определения».</w:t>
      </w:r>
    </w:p>
    <w:p w14:paraId="70C940A7" w14:textId="77777777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19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Рабочая программа дисциплины «Основы разработки САПР»; </w:t>
      </w:r>
    </w:p>
    <w:p w14:paraId="73C22FF0" w14:textId="77777777" w:rsidR="00963338" w:rsidRPr="00963338" w:rsidRDefault="00963338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20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 w:rsidRPr="00963338">
        <w:rPr>
          <w:lang w:eastAsia="zh-CN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7BB61254" w14:textId="5F6E2D9B" w:rsidR="00963338" w:rsidRPr="00963338" w:rsidRDefault="000612F4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21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>
        <w:rPr>
          <w:lang w:eastAsia="zh-CN"/>
        </w:rPr>
        <w:t xml:space="preserve"> </w:t>
      </w:r>
      <w:r w:rsidR="00963338" w:rsidRPr="00963338">
        <w:rPr>
          <w:lang w:eastAsia="zh-CN"/>
        </w:rPr>
        <w:t xml:space="preserve">Введение в UML от создателей языка [Текст]: руководство пользователя / Г. Буч, Д. Рамбо, И. Якобсон. - 2-е изд. - </w:t>
      </w:r>
      <w:proofErr w:type="gramStart"/>
      <w:r w:rsidR="00963338" w:rsidRPr="00963338">
        <w:rPr>
          <w:lang w:eastAsia="zh-CN"/>
        </w:rPr>
        <w:t>М. :</w:t>
      </w:r>
      <w:proofErr w:type="gramEnd"/>
      <w:r w:rsidR="00963338" w:rsidRPr="00963338">
        <w:rPr>
          <w:lang w:eastAsia="zh-CN"/>
        </w:rPr>
        <w:t xml:space="preserve"> ДМК Пресс, 2012. - 494 </w:t>
      </w:r>
      <w:proofErr w:type="gramStart"/>
      <w:r w:rsidR="00963338" w:rsidRPr="00963338">
        <w:rPr>
          <w:lang w:eastAsia="zh-CN"/>
        </w:rPr>
        <w:t>с. :</w:t>
      </w:r>
      <w:proofErr w:type="gramEnd"/>
      <w:r w:rsidR="00963338" w:rsidRPr="00963338">
        <w:rPr>
          <w:lang w:eastAsia="zh-CN"/>
        </w:rPr>
        <w:t xml:space="preserve"> ил. - (Классика программирования). - </w:t>
      </w:r>
      <w:proofErr w:type="spellStart"/>
      <w:r w:rsidR="00963338" w:rsidRPr="00963338">
        <w:rPr>
          <w:lang w:eastAsia="zh-CN"/>
        </w:rPr>
        <w:t>Предм</w:t>
      </w:r>
      <w:proofErr w:type="spellEnd"/>
      <w:r w:rsidR="00963338" w:rsidRPr="00963338">
        <w:rPr>
          <w:lang w:eastAsia="zh-CN"/>
        </w:rPr>
        <w:t xml:space="preserve">. указ.: с. 483- 493. - ISBN 978-5-94074-644-7; </w:t>
      </w:r>
    </w:p>
    <w:p w14:paraId="12EA225F" w14:textId="0CE82311" w:rsidR="00963338" w:rsidRDefault="000612F4">
      <w:pPr>
        <w:pStyle w:val="a7"/>
        <w:numPr>
          <w:ilvl w:val="0"/>
          <w:numId w:val="8"/>
        </w:numPr>
        <w:ind w:left="0" w:firstLine="709"/>
        <w:rPr>
          <w:lang w:eastAsia="zh-CN"/>
        </w:rPr>
        <w:pPrChange w:id="1322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>
        <w:rPr>
          <w:lang w:eastAsia="zh-CN"/>
        </w:rPr>
        <w:lastRenderedPageBreak/>
        <w:t xml:space="preserve"> </w:t>
      </w:r>
      <w:r w:rsidR="00963338" w:rsidRPr="00963338">
        <w:rPr>
          <w:lang w:eastAsia="zh-CN"/>
        </w:rPr>
        <w:t xml:space="preserve">Ли. К. Основы САПР (CAD/CAM/CAE). – </w:t>
      </w:r>
      <w:proofErr w:type="spellStart"/>
      <w:r w:rsidR="00963338" w:rsidRPr="00963338">
        <w:rPr>
          <w:lang w:eastAsia="zh-CN"/>
        </w:rPr>
        <w:t>Спб</w:t>
      </w:r>
      <w:proofErr w:type="spellEnd"/>
      <w:proofErr w:type="gramStart"/>
      <w:r w:rsidR="00963338" w:rsidRPr="00963338">
        <w:rPr>
          <w:lang w:eastAsia="zh-CN"/>
        </w:rPr>
        <w:t>.:«</w:t>
      </w:r>
      <w:proofErr w:type="gramEnd"/>
      <w:r w:rsidR="00963338" w:rsidRPr="00963338">
        <w:rPr>
          <w:lang w:eastAsia="zh-CN"/>
        </w:rPr>
        <w:t>Питер», 2004. – 560с.</w:t>
      </w:r>
    </w:p>
    <w:p w14:paraId="7A5F6E41" w14:textId="1A2DB479" w:rsidR="000612F4" w:rsidRDefault="000612F4">
      <w:pPr>
        <w:pStyle w:val="a7"/>
        <w:numPr>
          <w:ilvl w:val="0"/>
          <w:numId w:val="8"/>
        </w:numPr>
        <w:ind w:left="0" w:firstLine="709"/>
        <w:rPr>
          <w:ins w:id="1323" w:author="kekwxd3228@mail.ru" w:date="2026-09-23T11:22:00Z"/>
          <w:lang w:eastAsia="zh-CN"/>
        </w:rPr>
        <w:pPrChange w:id="1324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r>
        <w:rPr>
          <w:lang w:eastAsia="zh-CN"/>
        </w:rPr>
        <w:t xml:space="preserve"> </w:t>
      </w:r>
      <w:r w:rsidRPr="000612F4">
        <w:rPr>
          <w:lang w:eastAsia="zh-CN"/>
        </w:rPr>
        <w:t xml:space="preserve">Справочная система SDK </w:t>
      </w:r>
      <w:ins w:id="1325" w:author="kekwxd3228@mail.ru" w:date="2026-09-22T20:58:00Z">
        <w:r w:rsidR="00F81109" w:rsidRPr="000612F4">
          <w:rPr>
            <w:rFonts w:eastAsia="Calibri"/>
            <w:lang w:eastAsia="zh-CN"/>
          </w:rPr>
          <w:t>«КОМПАС-3D»</w:t>
        </w:r>
      </w:ins>
      <w:del w:id="1326" w:author="kekwxd3228@mail.ru" w:date="2026-09-22T20:58:00Z">
        <w:r w:rsidRPr="000612F4" w:rsidDel="00F81109">
          <w:rPr>
            <w:lang w:eastAsia="zh-CN"/>
          </w:rPr>
          <w:delText>КОМПАС-3D</w:delText>
        </w:r>
      </w:del>
      <w:r w:rsidRPr="000612F4">
        <w:rPr>
          <w:lang w:eastAsia="zh-CN"/>
        </w:rPr>
        <w:t xml:space="preserve">. API интерфейсов. </w:t>
      </w:r>
      <w:r w:rsidR="00BD6724" w:rsidRPr="00BD6724">
        <w:rPr>
          <w:lang w:eastAsia="zh-CN"/>
        </w:rPr>
        <w:t>–</w:t>
      </w:r>
      <w:r w:rsidRPr="000612F4">
        <w:rPr>
          <w:lang w:eastAsia="zh-CN"/>
        </w:rPr>
        <w:t xml:space="preserve"> [Электронный ресурс]. </w:t>
      </w:r>
      <w:r w:rsidR="00BD6724" w:rsidRPr="00BD6724">
        <w:rPr>
          <w:lang w:eastAsia="zh-CN"/>
        </w:rPr>
        <w:t>–</w:t>
      </w:r>
      <w:r w:rsidRPr="000612F4">
        <w:rPr>
          <w:lang w:eastAsia="zh-CN"/>
        </w:rPr>
        <w:t xml:space="preserve"> АСКОН, 2024. </w:t>
      </w:r>
      <w:r w:rsidR="00BD6724" w:rsidRPr="00BD6724">
        <w:rPr>
          <w:lang w:eastAsia="zh-CN"/>
        </w:rPr>
        <w:t>–</w:t>
      </w:r>
      <w:r w:rsidRPr="000612F4">
        <w:rPr>
          <w:lang w:eastAsia="zh-CN"/>
        </w:rPr>
        <w:t xml:space="preserve"> Режим доступа: </w:t>
      </w:r>
      <w:r w:rsidR="00D23101">
        <w:fldChar w:fldCharType="begin"/>
      </w:r>
      <w:r w:rsidR="00D23101">
        <w:instrText>HYPERLINK "https://help.ascon.ru/KOMPAS_SDK/" \t "_blank"</w:instrText>
      </w:r>
      <w:r w:rsidR="00D23101">
        <w:fldChar w:fldCharType="separate"/>
      </w:r>
      <w:r w:rsidRPr="000612F4">
        <w:rPr>
          <w:rStyle w:val="af4"/>
          <w:lang w:eastAsia="zh-CN"/>
        </w:rPr>
        <w:t>https://help.ascon.ru/KOMPAS_SDK/</w:t>
      </w:r>
      <w:r w:rsidR="00D23101">
        <w:rPr>
          <w:rStyle w:val="af4"/>
          <w:lang w:eastAsia="zh-CN"/>
        </w:rPr>
        <w:fldChar w:fldCharType="end"/>
      </w:r>
      <w:r w:rsidRPr="000612F4">
        <w:rPr>
          <w:lang w:eastAsia="zh-CN"/>
        </w:rPr>
        <w:t xml:space="preserve"> (дата обращения 15.09.2026).</w:t>
      </w:r>
    </w:p>
    <w:p w14:paraId="37489D63" w14:textId="148328EF" w:rsidR="00F9725C" w:rsidRDefault="00E643CB">
      <w:pPr>
        <w:pStyle w:val="a7"/>
        <w:numPr>
          <w:ilvl w:val="0"/>
          <w:numId w:val="8"/>
        </w:numPr>
        <w:ind w:left="0" w:firstLine="709"/>
        <w:rPr>
          <w:ins w:id="1327" w:author="kekwxd3228@mail.ru" w:date="2026-09-23T11:26:00Z"/>
          <w:lang w:eastAsia="zh-CN"/>
        </w:rPr>
        <w:pPrChange w:id="1328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ins w:id="1329" w:author="kekwxd3228@mail.ru" w:date="2026-09-23T11:23:00Z">
        <w:r>
          <w:rPr>
            <w:lang w:eastAsia="zh-CN"/>
          </w:rPr>
          <w:t xml:space="preserve"> </w:t>
        </w:r>
      </w:ins>
      <w:ins w:id="1330" w:author="kekwxd3228@mail.ru" w:date="2026-09-23T11:24:00Z">
        <w:r w:rsidR="006F376E" w:rsidRPr="006F376E">
          <w:rPr>
            <w:lang w:eastAsia="zh-CN"/>
          </w:rPr>
          <w:t xml:space="preserve">Официальный сайт Autodesk </w:t>
        </w:r>
        <w:proofErr w:type="spellStart"/>
        <w:r w:rsidR="006F376E" w:rsidRPr="006F376E">
          <w:rPr>
            <w:lang w:eastAsia="zh-CN"/>
          </w:rPr>
          <w:t>Inventor</w:t>
        </w:r>
        <w:proofErr w:type="spellEnd"/>
        <w:r w:rsidR="006F376E" w:rsidRPr="006F376E">
          <w:rPr>
            <w:lang w:eastAsia="zh-CN"/>
          </w:rPr>
          <w:t>. – [Электронный ресурс]. –</w:t>
        </w:r>
      </w:ins>
      <w:ins w:id="1331" w:author="kekwxd3228@mail.ru" w:date="2026-09-23T11:25:00Z">
        <w:r w:rsidR="00F9725C">
          <w:rPr>
            <w:lang w:eastAsia="zh-CN"/>
          </w:rPr>
          <w:t xml:space="preserve"> </w:t>
        </w:r>
        <w:r w:rsidR="00F9725C" w:rsidRPr="00F9725C">
          <w:rPr>
            <w:lang w:eastAsia="zh-CN"/>
          </w:rPr>
          <w:t>Режим доступа: https://www.autodesk.com/products/inventor/</w:t>
        </w:r>
        <w:r w:rsidR="00F9725C" w:rsidRPr="00F9725C">
          <w:t xml:space="preserve"> </w:t>
        </w:r>
        <w:r w:rsidR="00F9725C" w:rsidRPr="00F9725C">
          <w:rPr>
            <w:lang w:eastAsia="zh-CN"/>
          </w:rPr>
          <w:t xml:space="preserve">(дата обращения </w:t>
        </w:r>
        <w:r w:rsidR="00F9725C">
          <w:rPr>
            <w:lang w:eastAsia="zh-CN"/>
          </w:rPr>
          <w:t>23</w:t>
        </w:r>
        <w:r w:rsidR="00F9725C" w:rsidRPr="00F9725C">
          <w:rPr>
            <w:lang w:eastAsia="zh-CN"/>
          </w:rPr>
          <w:t>.09.2026).</w:t>
        </w:r>
      </w:ins>
    </w:p>
    <w:p w14:paraId="25459064" w14:textId="4A01B3AD" w:rsidR="00994DA5" w:rsidRPr="00F9725C" w:rsidRDefault="00994DA5">
      <w:pPr>
        <w:pStyle w:val="a7"/>
        <w:numPr>
          <w:ilvl w:val="0"/>
          <w:numId w:val="8"/>
        </w:numPr>
        <w:ind w:left="0" w:firstLine="709"/>
        <w:rPr>
          <w:ins w:id="1332" w:author="kekwxd3228@mail.ru" w:date="2026-09-23T11:25:00Z"/>
          <w:lang w:eastAsia="zh-CN"/>
        </w:rPr>
        <w:pPrChange w:id="1333" w:author="kekwxd3228@mail.ru" w:date="2026-09-23T11:46:00Z">
          <w:pPr>
            <w:pStyle w:val="a7"/>
            <w:numPr>
              <w:numId w:val="8"/>
            </w:numPr>
            <w:ind w:left="0" w:firstLine="357"/>
          </w:pPr>
        </w:pPrChange>
      </w:pPr>
      <w:ins w:id="1334" w:author="kekwxd3228@mail.ru" w:date="2026-09-23T11:26:00Z">
        <w:r>
          <w:rPr>
            <w:lang w:eastAsia="zh-CN"/>
          </w:rPr>
          <w:t xml:space="preserve"> </w:t>
        </w:r>
        <w:r w:rsidRPr="00994DA5">
          <w:rPr>
            <w:lang w:eastAsia="zh-CN"/>
          </w:rPr>
          <w:t xml:space="preserve">Официальный сайт </w:t>
        </w:r>
        <w:proofErr w:type="spellStart"/>
        <w:r w:rsidRPr="00994DA5">
          <w:rPr>
            <w:lang w:eastAsia="zh-CN"/>
          </w:rPr>
          <w:t>SolidWorks</w:t>
        </w:r>
        <w:proofErr w:type="spellEnd"/>
        <w:r w:rsidRPr="00994DA5">
          <w:rPr>
            <w:lang w:eastAsia="zh-CN"/>
          </w:rPr>
          <w:t>. – [Электронный ресурс]. – Режим доступа: https://www.solidworks.com/ (дата обращения 15.09.2026).</w:t>
        </w:r>
      </w:ins>
    </w:p>
    <w:p w14:paraId="7AF29B14" w14:textId="372FB2D1" w:rsidR="00125DBD" w:rsidRPr="000612F4" w:rsidDel="00F9725C" w:rsidRDefault="00125DBD">
      <w:pPr>
        <w:pStyle w:val="a7"/>
        <w:ind w:left="357" w:firstLine="0"/>
        <w:rPr>
          <w:del w:id="1335" w:author="kekwxd3228@mail.ru" w:date="2026-09-23T11:25:00Z"/>
          <w:lang w:eastAsia="zh-CN"/>
        </w:rPr>
        <w:pPrChange w:id="1336" w:author="kekwxd3228@mail.ru" w:date="2026-09-23T11:24:00Z">
          <w:pPr>
            <w:pStyle w:val="a7"/>
            <w:numPr>
              <w:numId w:val="8"/>
            </w:numPr>
            <w:ind w:left="0" w:firstLine="357"/>
          </w:pPr>
        </w:pPrChange>
      </w:pPr>
    </w:p>
    <w:p w14:paraId="4FAE8070" w14:textId="77777777" w:rsidR="00963338" w:rsidRPr="00963338" w:rsidRDefault="00963338" w:rsidP="008478C5">
      <w:pPr>
        <w:spacing w:after="160" w:line="278" w:lineRule="auto"/>
        <w:ind w:firstLine="0"/>
        <w:jc w:val="left"/>
      </w:pPr>
    </w:p>
    <w:sectPr w:rsidR="00963338" w:rsidRPr="00963338" w:rsidSect="00D73CCA">
      <w:pgSz w:w="11906" w:h="16838"/>
      <w:pgMar w:top="1134" w:right="850" w:bottom="1134" w:left="1701" w:header="708" w:footer="708" w:gutter="0"/>
      <w:cols w:space="708"/>
      <w:docGrid w:linePitch="381"/>
      <w:sectPrChange w:id="1337" w:author="kekwxd3228@mail.ru" w:date="2026-09-23T10:32:00Z">
        <w:sectPr w:rsidR="00963338" w:rsidRPr="00963338" w:rsidSect="00D73CCA">
          <w:pgMar w:top="993" w:right="850" w:bottom="1134" w:left="1701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Kalentyev Alexey" w:date="2026-09-23T03:03:00Z" w:initials="KA">
    <w:p w14:paraId="3A4F0C82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Назовите раздел «Оглавление» и включите пропущенные раздел 4, подразделы 3.2–3.4. Обновите оглавление целиком после исправления стилей заголовков.</w:t>
      </w:r>
    </w:p>
  </w:comment>
  <w:comment w:id="952" w:author="Kalentyev Alexey" w:date="2026-09-23T03:03:00Z" w:initials="KA">
    <w:p w14:paraId="1451E865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Приведите поля текстовых разделов к ОС ТУСУР: сверху и снизу 20 мм, слева 30 мм, справа 15 мм. Сейчас верхнее поле первой текстовой части около 15 мм, а после таблицы около 17,5 мм.</w:t>
      </w:r>
    </w:p>
  </w:comment>
  <w:comment w:id="953" w:author="kekwxd3228@mail.ru" w:date="2026-09-23T10:32:00Z" w:initials="k">
    <w:p w14:paraId="4CEC0F56" w14:textId="70084711" w:rsidR="00D73CCA" w:rsidRPr="00132A76" w:rsidRDefault="00D73CCA">
      <w:pPr>
        <w:pStyle w:val="ae"/>
      </w:pPr>
      <w:r>
        <w:rPr>
          <w:rStyle w:val="ad"/>
        </w:rPr>
        <w:annotationRef/>
      </w:r>
      <w:r w:rsidRPr="00132A76">
        <w:t>+</w:t>
      </w:r>
    </w:p>
  </w:comment>
  <w:comment w:id="957" w:author="Kalentyev Alexey" w:date="2026-09-16T10:09:00Z" w:initials="KA">
    <w:p w14:paraId="6880C474" w14:textId="77777777" w:rsidR="00C11CD7" w:rsidRDefault="00C11CD7" w:rsidP="00C11CD7">
      <w:pPr>
        <w:pStyle w:val="ae"/>
        <w:ind w:firstLine="0"/>
        <w:jc w:val="left"/>
      </w:pPr>
      <w:r>
        <w:rPr>
          <w:rStyle w:val="ad"/>
        </w:rPr>
        <w:annotationRef/>
      </w:r>
      <w:r>
        <w:t>Единообразно по тексту</w:t>
      </w:r>
    </w:p>
  </w:comment>
  <w:comment w:id="958" w:author="kekwxd3228@mail.ru" w:date="2026-09-22T20:54:00Z" w:initials="k">
    <w:p w14:paraId="674BCC9B" w14:textId="61F5414E" w:rsidR="0091714A" w:rsidRDefault="0091714A" w:rsidP="004B742E">
      <w:pPr>
        <w:pStyle w:val="ae"/>
        <w:ind w:firstLine="0"/>
      </w:pPr>
      <w:r>
        <w:rPr>
          <w:rStyle w:val="ad"/>
        </w:rPr>
        <w:annotationRef/>
      </w:r>
    </w:p>
  </w:comment>
  <w:comment w:id="963" w:author="Kalentyev Alexey" w:date="2026-09-23T03:03:00Z" w:initials="KA">
    <w:p w14:paraId="0C3D41AC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Укажите наименование организации-заказчика отдельно от ФИО её представителя. Дополните сведения об известном разработчике — студенте и его группе; при отсутствии отдельной организации-разработчика это можно указать явно.</w:t>
      </w:r>
    </w:p>
  </w:comment>
  <w:comment w:id="964" w:author="kekwxd3228@mail.ru" w:date="2026-09-23T11:04:00Z" w:initials="k">
    <w:p w14:paraId="76E2E43D" w14:textId="592C34FF" w:rsidR="00360260" w:rsidRDefault="00360260">
      <w:pPr>
        <w:pStyle w:val="ae"/>
      </w:pPr>
      <w:r>
        <w:rPr>
          <w:rStyle w:val="ad"/>
        </w:rPr>
        <w:annotationRef/>
      </w:r>
      <w:r>
        <w:t>+</w:t>
      </w:r>
    </w:p>
  </w:comment>
  <w:comment w:id="998" w:author="Kalentyev Alexey" w:date="2026-09-23T03:03:00Z" w:initials="KA">
    <w:p w14:paraId="56EEC5C7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Выделите заголовки пунктов третьего уровня (3.1.1 и аналогичные) полужирным и приведите их выравнивание к центру без абзацного отступа. Уберите точки в конце заголовков, где они стоят, и отделите заголовок от следующего текста предусмотренным интервалом.</w:t>
      </w:r>
    </w:p>
  </w:comment>
  <w:comment w:id="999" w:author="kekwxd3228@mail.ru" w:date="2026-09-23T11:32:00Z" w:initials="k">
    <w:p w14:paraId="1326F89B" w14:textId="63BD2B70" w:rsidR="00A51C53" w:rsidRDefault="00A51C53">
      <w:pPr>
        <w:pStyle w:val="ae"/>
      </w:pPr>
      <w:r>
        <w:rPr>
          <w:rStyle w:val="ad"/>
        </w:rPr>
        <w:annotationRef/>
      </w:r>
      <w:r w:rsidR="00F22E1E">
        <w:t>+</w:t>
      </w:r>
    </w:p>
  </w:comment>
  <w:comment w:id="1000" w:author="kekwxd3228@mail.ru" w:date="2026-09-23T11:34:00Z" w:initials="k">
    <w:p w14:paraId="18D18BBC" w14:textId="34A06E23" w:rsidR="00A51C53" w:rsidRDefault="00A51C53">
      <w:pPr>
        <w:pStyle w:val="ae"/>
      </w:pPr>
      <w:r>
        <w:rPr>
          <w:rStyle w:val="ad"/>
        </w:rPr>
        <w:annotationRef/>
      </w:r>
      <w:r w:rsidR="00F22E1E">
        <w:t>+</w:t>
      </w:r>
    </w:p>
  </w:comment>
  <w:comment w:id="1001" w:author="kekwxd3228@mail.ru" w:date="2026-10-07T10:08:00Z" w:initials="k">
    <w:p w14:paraId="7E7BEAF5" w14:textId="72F1AAE4" w:rsidR="00F22E1E" w:rsidRDefault="00F22E1E">
      <w:pPr>
        <w:pStyle w:val="ae"/>
      </w:pPr>
      <w:r>
        <w:rPr>
          <w:rStyle w:val="ad"/>
        </w:rPr>
        <w:annotationRef/>
      </w:r>
    </w:p>
  </w:comment>
  <w:comment w:id="1073" w:author="Kalentyev Alexey" w:date="2026-09-23T03:03:00Z" w:initials="KA">
    <w:p w14:paraId="5771602B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Перенесите заголовок 3.2 вместе с началом подраздела на следующую страницу. Аналогично проверьте 3.1.6 внизу с. 7 и 3.3.6 внизу с. 10; используйте настройку «не отрывать от следующего».</w:t>
      </w:r>
    </w:p>
  </w:comment>
  <w:comment w:id="1074" w:author="kekwxd3228@mail.ru" w:date="2026-09-23T11:06:00Z" w:initials="k">
    <w:p w14:paraId="101C9297" w14:textId="2334BCF3" w:rsidR="00901CBC" w:rsidRDefault="00901CBC">
      <w:pPr>
        <w:pStyle w:val="ae"/>
      </w:pPr>
      <w:r>
        <w:rPr>
          <w:rStyle w:val="ad"/>
        </w:rPr>
        <w:annotationRef/>
      </w:r>
      <w:r>
        <w:t>+</w:t>
      </w:r>
    </w:p>
  </w:comment>
  <w:comment w:id="1106" w:author="Kalentyev Alexey" w:date="2026-09-23T03:03:00Z" w:initials="KA">
    <w:p w14:paraId="7FFCDA52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Укажите отдельные формулы шага массива для ширины W и глубины D. Сейчас Step = W − 2·offset указан для обеих осей, хотя D изменяется независимо. Определите также, одинаковы ли отступы по X/Y или рассчитываются от соответствующего размера.</w:t>
      </w:r>
    </w:p>
  </w:comment>
  <w:comment w:id="1147" w:author="Kalentyev Alexey" w:date="2026-09-23T03:03:00Z" w:initials="KA">
    <w:p w14:paraId="07539E51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Разделите заголовок 3.3.2 и предложение «Дополнительные требования…» на самостоятельные абзацы и оформите каждый по своей роли.</w:t>
      </w:r>
    </w:p>
  </w:comment>
  <w:comment w:id="1148" w:author="kekwxd3228@mail.ru" w:date="2026-09-23T10:25:00Z" w:initials="k">
    <w:p w14:paraId="1B97FB50" w14:textId="4451B58E" w:rsidR="00812532" w:rsidRPr="0096141D" w:rsidRDefault="00812532">
      <w:pPr>
        <w:pStyle w:val="ae"/>
      </w:pPr>
      <w:r>
        <w:rPr>
          <w:rStyle w:val="ad"/>
        </w:rPr>
        <w:annotationRef/>
      </w:r>
      <w:r w:rsidRPr="0096141D">
        <w:t>+</w:t>
      </w:r>
    </w:p>
  </w:comment>
  <w:comment w:id="1289" w:author="Kalentyev Alexey" w:date="2026-09-23T03:03:00Z" w:initials="KA">
    <w:p w14:paraId="6897DB12" w14:textId="77777777" w:rsidR="00582A87" w:rsidRDefault="00D23101">
      <w:pPr>
        <w:pStyle w:val="ae"/>
        <w:ind w:firstLine="0"/>
        <w:jc w:val="left"/>
      </w:pPr>
      <w:r>
        <w:rPr>
          <w:rStyle w:val="ad"/>
        </w:rPr>
        <w:annotationRef/>
      </w:r>
      <w:r>
        <w:t>Подтяните этот короткий абзац к предыдущему тексту. Аналогично проверьте последний пункт перечня на с. 14 и последнюю библиографическую запись на с. 20: каждый из них один занимает начало отдельной почти пустой страницы.</w:t>
      </w:r>
    </w:p>
  </w:comment>
  <w:comment w:id="1290" w:author="kekwxd3228@mail.ru" w:date="2026-09-23T11:20:00Z" w:initials="k">
    <w:p w14:paraId="68822AC4" w14:textId="4DC4EF4A" w:rsidR="003D1176" w:rsidRDefault="003D1176">
      <w:pPr>
        <w:pStyle w:val="ae"/>
      </w:pPr>
      <w:r>
        <w:rPr>
          <w:rStyle w:val="ad"/>
        </w:rPr>
        <w:annotationRef/>
      </w:r>
      <w:r>
        <w:t>+</w:t>
      </w:r>
    </w:p>
  </w:comment>
  <w:comment w:id="1291" w:author="kekwxd3228@mail.ru" w:date="2026-09-23T11:20:00Z" w:initials="k">
    <w:p w14:paraId="30E3F0DD" w14:textId="339C213B" w:rsidR="003D1176" w:rsidRDefault="003D1176">
      <w:pPr>
        <w:pStyle w:val="ae"/>
      </w:pPr>
      <w:r>
        <w:rPr>
          <w:rStyle w:val="ad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4F0C82" w15:done="0"/>
  <w15:commentEx w15:paraId="1451E865" w15:done="0"/>
  <w15:commentEx w15:paraId="4CEC0F56" w15:paraIdParent="1451E865" w15:done="0"/>
  <w15:commentEx w15:paraId="6880C474" w15:done="0"/>
  <w15:commentEx w15:paraId="674BCC9B" w15:paraIdParent="6880C474" w15:done="0"/>
  <w15:commentEx w15:paraId="0C3D41AC" w15:done="0"/>
  <w15:commentEx w15:paraId="76E2E43D" w15:paraIdParent="0C3D41AC" w15:done="0"/>
  <w15:commentEx w15:paraId="56EEC5C7" w15:done="0"/>
  <w15:commentEx w15:paraId="1326F89B" w15:paraIdParent="56EEC5C7" w15:done="0"/>
  <w15:commentEx w15:paraId="18D18BBC" w15:paraIdParent="56EEC5C7" w15:done="0"/>
  <w15:commentEx w15:paraId="7E7BEAF5" w15:paraIdParent="56EEC5C7" w15:done="0"/>
  <w15:commentEx w15:paraId="5771602B" w15:done="0"/>
  <w15:commentEx w15:paraId="101C9297" w15:paraIdParent="5771602B" w15:done="0"/>
  <w15:commentEx w15:paraId="7FFCDA52" w15:done="0"/>
  <w15:commentEx w15:paraId="07539E51" w15:done="0"/>
  <w15:commentEx w15:paraId="1B97FB50" w15:paraIdParent="07539E51" w15:done="0"/>
  <w15:commentEx w15:paraId="6897DB12" w15:done="0"/>
  <w15:commentEx w15:paraId="68822AC4" w15:paraIdParent="6897DB12" w15:done="0"/>
  <w15:commentEx w15:paraId="30E3F0DD" w15:paraIdParent="6897DB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E379157" w16cex:dateUtc="2026-09-23T03:03:00Z"/>
  <w16cex:commentExtensible w16cex:durableId="4B8F3E10" w16cex:dateUtc="2026-09-23T03:03:00Z"/>
  <w16cex:commentExtensible w16cex:durableId="101D2C4C" w16cex:dateUtc="2026-09-23T03:32:00Z"/>
  <w16cex:commentExtensible w16cex:durableId="2309FEEA" w16cex:dateUtc="2026-09-16T03:09:00Z"/>
  <w16cex:commentExtensible w16cex:durableId="143C35C0" w16cex:dateUtc="2026-09-22T13:54:00Z"/>
  <w16cex:commentExtensible w16cex:durableId="3B23CBC3" w16cex:dateUtc="2026-09-23T03:03:00Z"/>
  <w16cex:commentExtensible w16cex:durableId="5875E223" w16cex:dateUtc="2026-09-23T04:04:00Z"/>
  <w16cex:commentExtensible w16cex:durableId="6B0A86A8" w16cex:dateUtc="2026-09-23T03:03:00Z"/>
  <w16cex:commentExtensible w16cex:durableId="3342EA9A" w16cex:dateUtc="2026-09-23T04:32:00Z"/>
  <w16cex:commentExtensible w16cex:durableId="29DE7C8C" w16cex:dateUtc="2026-09-23T04:34:00Z"/>
  <w16cex:commentExtensible w16cex:durableId="017D50F6" w16cex:dateUtc="2026-10-07T03:08:00Z"/>
  <w16cex:commentExtensible w16cex:durableId="093493C0" w16cex:dateUtc="2026-09-23T03:03:00Z"/>
  <w16cex:commentExtensible w16cex:durableId="3BC10473" w16cex:dateUtc="2026-09-23T04:06:00Z"/>
  <w16cex:commentExtensible w16cex:durableId="7AD905F4" w16cex:dateUtc="2026-09-23T03:03:00Z"/>
  <w16cex:commentExtensible w16cex:durableId="6A56BC58" w16cex:dateUtc="2026-09-23T03:03:00Z"/>
  <w16cex:commentExtensible w16cex:durableId="6C3FC3E0" w16cex:dateUtc="2026-09-23T03:25:00Z"/>
  <w16cex:commentExtensible w16cex:durableId="7EE89493" w16cex:dateUtc="2026-09-23T03:03:00Z"/>
  <w16cex:commentExtensible w16cex:durableId="79912EA9" w16cex:dateUtc="2026-09-23T04:20:00Z"/>
  <w16cex:commentExtensible w16cex:durableId="7CEB418C" w16cex:dateUtc="2026-09-23T0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4F0C82" w16cid:durableId="5E379157"/>
  <w16cid:commentId w16cid:paraId="1451E865" w16cid:durableId="4B8F3E10"/>
  <w16cid:commentId w16cid:paraId="4CEC0F56" w16cid:durableId="101D2C4C"/>
  <w16cid:commentId w16cid:paraId="6880C474" w16cid:durableId="2309FEEA"/>
  <w16cid:commentId w16cid:paraId="674BCC9B" w16cid:durableId="143C35C0"/>
  <w16cid:commentId w16cid:paraId="0C3D41AC" w16cid:durableId="3B23CBC3"/>
  <w16cid:commentId w16cid:paraId="76E2E43D" w16cid:durableId="5875E223"/>
  <w16cid:commentId w16cid:paraId="56EEC5C7" w16cid:durableId="6B0A86A8"/>
  <w16cid:commentId w16cid:paraId="1326F89B" w16cid:durableId="3342EA9A"/>
  <w16cid:commentId w16cid:paraId="18D18BBC" w16cid:durableId="29DE7C8C"/>
  <w16cid:commentId w16cid:paraId="7E7BEAF5" w16cid:durableId="017D50F6"/>
  <w16cid:commentId w16cid:paraId="5771602B" w16cid:durableId="093493C0"/>
  <w16cid:commentId w16cid:paraId="101C9297" w16cid:durableId="3BC10473"/>
  <w16cid:commentId w16cid:paraId="7FFCDA52" w16cid:durableId="7AD905F4"/>
  <w16cid:commentId w16cid:paraId="07539E51" w16cid:durableId="6A56BC58"/>
  <w16cid:commentId w16cid:paraId="1B97FB50" w16cid:durableId="6C3FC3E0"/>
  <w16cid:commentId w16cid:paraId="6897DB12" w16cid:durableId="7EE89493"/>
  <w16cid:commentId w16cid:paraId="68822AC4" w16cid:durableId="79912EA9"/>
  <w16cid:commentId w16cid:paraId="30E3F0DD" w16cid:durableId="7CEB41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4955A" w14:textId="77777777" w:rsidR="00F1344F" w:rsidRDefault="00F1344F" w:rsidP="00732C53">
      <w:pPr>
        <w:spacing w:line="240" w:lineRule="auto"/>
      </w:pPr>
      <w:r>
        <w:separator/>
      </w:r>
    </w:p>
  </w:endnote>
  <w:endnote w:type="continuationSeparator" w:id="0">
    <w:p w14:paraId="2CDBD1B6" w14:textId="77777777" w:rsidR="00F1344F" w:rsidRDefault="00F1344F" w:rsidP="00732C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8876848"/>
      <w:docPartObj>
        <w:docPartGallery w:val="Page Numbers (Bottom of Page)"/>
        <w:docPartUnique/>
      </w:docPartObj>
    </w:sdtPr>
    <w:sdtContent>
      <w:p w14:paraId="31292C7B" w14:textId="5A6944A5" w:rsidR="00D37057" w:rsidRPr="00D37057" w:rsidRDefault="00F46BD4" w:rsidP="00E45867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7BF55" w14:textId="77777777" w:rsidR="004806E2" w:rsidRPr="00D37057" w:rsidRDefault="004806E2" w:rsidP="004806E2">
    <w:pPr>
      <w:pStyle w:val="af2"/>
      <w:ind w:firstLine="0"/>
      <w:jc w:val="center"/>
    </w:pPr>
    <w:r>
      <w:t>Томск 2026</w:t>
    </w:r>
  </w:p>
  <w:p w14:paraId="002C93D8" w14:textId="77777777" w:rsidR="004806E2" w:rsidRDefault="004806E2" w:rsidP="004806E2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FE5F9" w14:textId="77777777" w:rsidR="00F1344F" w:rsidRDefault="00F1344F" w:rsidP="00732C53">
      <w:pPr>
        <w:spacing w:line="240" w:lineRule="auto"/>
      </w:pPr>
      <w:r>
        <w:separator/>
      </w:r>
    </w:p>
  </w:footnote>
  <w:footnote w:type="continuationSeparator" w:id="0">
    <w:p w14:paraId="5974B51C" w14:textId="77777777" w:rsidR="00F1344F" w:rsidRDefault="00F1344F" w:rsidP="00732C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30627" w14:textId="3088AD8C" w:rsidR="00732C53" w:rsidRPr="00CD24FD" w:rsidRDefault="00732C53" w:rsidP="00F46BD4">
    <w:pPr>
      <w:pStyle w:val="af0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7971686"/>
    <w:multiLevelType w:val="hybridMultilevel"/>
    <w:tmpl w:val="8822E4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597288D"/>
    <w:multiLevelType w:val="hybridMultilevel"/>
    <w:tmpl w:val="E4D094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C47299"/>
    <w:multiLevelType w:val="hybridMultilevel"/>
    <w:tmpl w:val="5212E5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C6CEC"/>
    <w:multiLevelType w:val="hybridMultilevel"/>
    <w:tmpl w:val="E6503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9EF50DC"/>
    <w:multiLevelType w:val="singleLevel"/>
    <w:tmpl w:val="69EF50DC"/>
    <w:lvl w:ilvl="0">
      <w:start w:val="1"/>
      <w:numFmt w:val="decimal"/>
      <w:suff w:val="space"/>
      <w:lvlText w:val="%1."/>
      <w:lvlJc w:val="left"/>
    </w:lvl>
  </w:abstractNum>
  <w:num w:numId="1" w16cid:durableId="751198191">
    <w:abstractNumId w:val="6"/>
  </w:num>
  <w:num w:numId="2" w16cid:durableId="954287616">
    <w:abstractNumId w:val="2"/>
  </w:num>
  <w:num w:numId="3" w16cid:durableId="1965039413">
    <w:abstractNumId w:val="7"/>
  </w:num>
  <w:num w:numId="4" w16cid:durableId="1266769546">
    <w:abstractNumId w:val="0"/>
  </w:num>
  <w:num w:numId="5" w16cid:durableId="562984752">
    <w:abstractNumId w:val="3"/>
  </w:num>
  <w:num w:numId="6" w16cid:durableId="126819077">
    <w:abstractNumId w:val="4"/>
  </w:num>
  <w:num w:numId="7" w16cid:durableId="1301350461">
    <w:abstractNumId w:val="5"/>
  </w:num>
  <w:num w:numId="8" w16cid:durableId="16914197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kwxd3228@mail.ru">
    <w15:presenceInfo w15:providerId="Windows Live" w15:userId="85563654741b51df"/>
  </w15:person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95"/>
    <w:rsid w:val="00022795"/>
    <w:rsid w:val="000612F4"/>
    <w:rsid w:val="00062389"/>
    <w:rsid w:val="000B2A95"/>
    <w:rsid w:val="0010006C"/>
    <w:rsid w:val="00125DBD"/>
    <w:rsid w:val="00132A76"/>
    <w:rsid w:val="0014171D"/>
    <w:rsid w:val="00181DA5"/>
    <w:rsid w:val="001E306D"/>
    <w:rsid w:val="00235D8D"/>
    <w:rsid w:val="002472D7"/>
    <w:rsid w:val="002676E9"/>
    <w:rsid w:val="002C363A"/>
    <w:rsid w:val="002D0827"/>
    <w:rsid w:val="00302136"/>
    <w:rsid w:val="00313E9E"/>
    <w:rsid w:val="003247FB"/>
    <w:rsid w:val="00336D75"/>
    <w:rsid w:val="0035474A"/>
    <w:rsid w:val="00360260"/>
    <w:rsid w:val="003A4577"/>
    <w:rsid w:val="003B3E2B"/>
    <w:rsid w:val="003B6BD2"/>
    <w:rsid w:val="003C0D9E"/>
    <w:rsid w:val="003D1176"/>
    <w:rsid w:val="003E31CE"/>
    <w:rsid w:val="00405779"/>
    <w:rsid w:val="0046218A"/>
    <w:rsid w:val="004806E2"/>
    <w:rsid w:val="00493322"/>
    <w:rsid w:val="004B742E"/>
    <w:rsid w:val="00502A6C"/>
    <w:rsid w:val="005372EA"/>
    <w:rsid w:val="00547F8E"/>
    <w:rsid w:val="005554ED"/>
    <w:rsid w:val="0057680D"/>
    <w:rsid w:val="00582A87"/>
    <w:rsid w:val="005844F7"/>
    <w:rsid w:val="005A284D"/>
    <w:rsid w:val="005D018D"/>
    <w:rsid w:val="005D1880"/>
    <w:rsid w:val="005E0A6C"/>
    <w:rsid w:val="005F50FD"/>
    <w:rsid w:val="005F7F40"/>
    <w:rsid w:val="00600C9D"/>
    <w:rsid w:val="006A53EB"/>
    <w:rsid w:val="006C3686"/>
    <w:rsid w:val="006D1609"/>
    <w:rsid w:val="006D562C"/>
    <w:rsid w:val="006F31C5"/>
    <w:rsid w:val="006F376E"/>
    <w:rsid w:val="006F5460"/>
    <w:rsid w:val="00705F92"/>
    <w:rsid w:val="00710BAC"/>
    <w:rsid w:val="00717DC6"/>
    <w:rsid w:val="00732C53"/>
    <w:rsid w:val="00757B96"/>
    <w:rsid w:val="007970D6"/>
    <w:rsid w:val="007A7AE5"/>
    <w:rsid w:val="007A7FF3"/>
    <w:rsid w:val="007B2466"/>
    <w:rsid w:val="007C24BA"/>
    <w:rsid w:val="007F7900"/>
    <w:rsid w:val="00812532"/>
    <w:rsid w:val="008216AA"/>
    <w:rsid w:val="008242EA"/>
    <w:rsid w:val="00842B4E"/>
    <w:rsid w:val="008478C5"/>
    <w:rsid w:val="00875FEB"/>
    <w:rsid w:val="00891C29"/>
    <w:rsid w:val="008A605A"/>
    <w:rsid w:val="008B1808"/>
    <w:rsid w:val="008B3552"/>
    <w:rsid w:val="008C0FF7"/>
    <w:rsid w:val="008D63DE"/>
    <w:rsid w:val="0090106E"/>
    <w:rsid w:val="00901CBC"/>
    <w:rsid w:val="00904750"/>
    <w:rsid w:val="0091714A"/>
    <w:rsid w:val="00923186"/>
    <w:rsid w:val="0096141D"/>
    <w:rsid w:val="00962535"/>
    <w:rsid w:val="00963338"/>
    <w:rsid w:val="00972D2B"/>
    <w:rsid w:val="009879AC"/>
    <w:rsid w:val="00994DA5"/>
    <w:rsid w:val="00996306"/>
    <w:rsid w:val="009B26DE"/>
    <w:rsid w:val="009B5875"/>
    <w:rsid w:val="009C3806"/>
    <w:rsid w:val="00A31589"/>
    <w:rsid w:val="00A35FB8"/>
    <w:rsid w:val="00A46097"/>
    <w:rsid w:val="00A463DE"/>
    <w:rsid w:val="00A511A6"/>
    <w:rsid w:val="00A51C53"/>
    <w:rsid w:val="00A87EE6"/>
    <w:rsid w:val="00AC2A90"/>
    <w:rsid w:val="00AD0FF6"/>
    <w:rsid w:val="00AF6786"/>
    <w:rsid w:val="00B24E80"/>
    <w:rsid w:val="00B672EE"/>
    <w:rsid w:val="00BA6128"/>
    <w:rsid w:val="00BD100A"/>
    <w:rsid w:val="00BD6724"/>
    <w:rsid w:val="00BE286B"/>
    <w:rsid w:val="00C11CD7"/>
    <w:rsid w:val="00CA6651"/>
    <w:rsid w:val="00CB2D40"/>
    <w:rsid w:val="00CD24FD"/>
    <w:rsid w:val="00CD7BD7"/>
    <w:rsid w:val="00D23101"/>
    <w:rsid w:val="00D27D66"/>
    <w:rsid w:val="00D37057"/>
    <w:rsid w:val="00D71E04"/>
    <w:rsid w:val="00D73CCA"/>
    <w:rsid w:val="00D854F1"/>
    <w:rsid w:val="00DA45C3"/>
    <w:rsid w:val="00E070A5"/>
    <w:rsid w:val="00E261CA"/>
    <w:rsid w:val="00E45867"/>
    <w:rsid w:val="00E4709F"/>
    <w:rsid w:val="00E643CB"/>
    <w:rsid w:val="00E9757B"/>
    <w:rsid w:val="00EB42D6"/>
    <w:rsid w:val="00EB527F"/>
    <w:rsid w:val="00EC7C3E"/>
    <w:rsid w:val="00ED03B4"/>
    <w:rsid w:val="00ED3D13"/>
    <w:rsid w:val="00F1344F"/>
    <w:rsid w:val="00F22E1E"/>
    <w:rsid w:val="00F32D04"/>
    <w:rsid w:val="00F46BD4"/>
    <w:rsid w:val="00F80130"/>
    <w:rsid w:val="00F80A90"/>
    <w:rsid w:val="00F81109"/>
    <w:rsid w:val="00F9725C"/>
    <w:rsid w:val="00FA0942"/>
    <w:rsid w:val="00FB4F99"/>
    <w:rsid w:val="00FC75E7"/>
    <w:rsid w:val="00FD5701"/>
    <w:rsid w:val="00FE1CD7"/>
    <w:rsid w:val="00FF272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420C6"/>
  <w15:chartTrackingRefBased/>
  <w15:docId w15:val="{EEDBA8EA-ED72-4296-98F0-6F5CD86C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0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2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7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7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7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7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795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Заголовок3"/>
    <w:basedOn w:val="a"/>
    <w:next w:val="a"/>
    <w:link w:val="a4"/>
    <w:uiPriority w:val="10"/>
    <w:qFormat/>
    <w:rsid w:val="001E306D"/>
    <w:pPr>
      <w:ind w:firstLine="0"/>
      <w:contextualSpacing/>
      <w:jc w:val="center"/>
      <w:outlineLvl w:val="2"/>
      <w:pPrChange w:id="0" w:author="kekwxd3228@mail.ru" w:date="2026-10-07T09:58:00Z">
        <w:pPr>
          <w:spacing w:after="80"/>
          <w:ind w:firstLine="709"/>
          <w:contextualSpacing/>
          <w:jc w:val="both"/>
        </w:pPr>
      </w:pPrChange>
    </w:pPr>
    <w:rPr>
      <w:rFonts w:eastAsiaTheme="majorEastAsia" w:cstheme="majorBidi"/>
      <w:b/>
      <w:color w:val="000000" w:themeColor="text1"/>
      <w:spacing w:val="-10"/>
      <w:kern w:val="28"/>
      <w:szCs w:val="56"/>
      <w:rPrChange w:id="0" w:author="kekwxd3228@mail.ru" w:date="2026-10-07T09:58:00Z">
        <w:rPr>
          <w:rFonts w:eastAsiaTheme="majorEastAsia" w:cstheme="majorBidi"/>
          <w:spacing w:val="-10"/>
          <w:kern w:val="28"/>
          <w:sz w:val="28"/>
          <w:szCs w:val="56"/>
          <w:lang w:val="ru-RU" w:eastAsia="en-US" w:bidi="ar-SA"/>
          <w14:ligatures w14:val="standardContextual"/>
        </w:rPr>
      </w:rPrChange>
    </w:rPr>
  </w:style>
  <w:style w:type="character" w:customStyle="1" w:styleId="a4">
    <w:name w:val="Заголовок Знак"/>
    <w:aliases w:val="Заголовок3 Знак"/>
    <w:basedOn w:val="a0"/>
    <w:link w:val="a3"/>
    <w:uiPriority w:val="10"/>
    <w:rsid w:val="001E306D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79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7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7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7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7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96333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rsid w:val="00963338"/>
    <w:rPr>
      <w:sz w:val="16"/>
      <w:szCs w:val="16"/>
    </w:rPr>
  </w:style>
  <w:style w:type="paragraph" w:customStyle="1" w:styleId="11">
    <w:name w:val="Текст примечания1"/>
    <w:basedOn w:val="a"/>
    <w:next w:val="ae"/>
    <w:link w:val="af"/>
    <w:rsid w:val="00963338"/>
    <w:pPr>
      <w:spacing w:line="240" w:lineRule="auto"/>
      <w:ind w:firstLine="0"/>
      <w:jc w:val="left"/>
    </w:pPr>
    <w:rPr>
      <w:rFonts w:ascii="Calibri" w:eastAsia="SimSun" w:hAnsi="Calibri" w:cs="Times New Roman"/>
      <w:sz w:val="24"/>
      <w:lang w:val="en-US" w:eastAsia="zh-CN"/>
    </w:rPr>
  </w:style>
  <w:style w:type="character" w:customStyle="1" w:styleId="af">
    <w:name w:val="Текст примечания Знак"/>
    <w:basedOn w:val="a0"/>
    <w:link w:val="11"/>
    <w:rsid w:val="00963338"/>
    <w:rPr>
      <w:rFonts w:ascii="Calibri" w:eastAsia="SimSun" w:hAnsi="Calibri" w:cs="Times New Roman"/>
      <w:lang w:val="en-US" w:eastAsia="zh-CN"/>
    </w:rPr>
  </w:style>
  <w:style w:type="paragraph" w:styleId="ae">
    <w:name w:val="annotation text"/>
    <w:basedOn w:val="a"/>
    <w:link w:val="12"/>
    <w:uiPriority w:val="99"/>
    <w:unhideWhenUsed/>
    <w:rsid w:val="00963338"/>
    <w:pPr>
      <w:spacing w:line="240" w:lineRule="auto"/>
    </w:pPr>
    <w:rPr>
      <w:sz w:val="20"/>
      <w:szCs w:val="20"/>
    </w:rPr>
  </w:style>
  <w:style w:type="character" w:customStyle="1" w:styleId="12">
    <w:name w:val="Текст примечания Знак1"/>
    <w:basedOn w:val="a0"/>
    <w:link w:val="ae"/>
    <w:uiPriority w:val="99"/>
    <w:rsid w:val="00963338"/>
    <w:rPr>
      <w:rFonts w:ascii="Times New Roman" w:hAnsi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732C5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32C53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732C53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32C53"/>
    <w:rPr>
      <w:rFonts w:ascii="Times New Roman" w:hAnsi="Times New Roman"/>
      <w:sz w:val="28"/>
    </w:rPr>
  </w:style>
  <w:style w:type="character" w:styleId="af4">
    <w:name w:val="Hyperlink"/>
    <w:basedOn w:val="a0"/>
    <w:uiPriority w:val="99"/>
    <w:unhideWhenUsed/>
    <w:rsid w:val="000612F4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0612F4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0612F4"/>
    <w:rPr>
      <w:color w:val="96607D" w:themeColor="followedHyperlink"/>
      <w:u w:val="single"/>
    </w:rPr>
  </w:style>
  <w:style w:type="paragraph" w:styleId="af7">
    <w:name w:val="TOC Heading"/>
    <w:basedOn w:val="1"/>
    <w:next w:val="a"/>
    <w:uiPriority w:val="39"/>
    <w:unhideWhenUsed/>
    <w:qFormat/>
    <w:rsid w:val="00062389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06238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62389"/>
    <w:pPr>
      <w:spacing w:after="100"/>
      <w:ind w:left="280"/>
    </w:pPr>
  </w:style>
  <w:style w:type="paragraph" w:styleId="af8">
    <w:name w:val="annotation subject"/>
    <w:basedOn w:val="ae"/>
    <w:next w:val="ae"/>
    <w:link w:val="af9"/>
    <w:uiPriority w:val="99"/>
    <w:semiHidden/>
    <w:unhideWhenUsed/>
    <w:rsid w:val="00C11CD7"/>
    <w:rPr>
      <w:b/>
      <w:bCs/>
    </w:rPr>
  </w:style>
  <w:style w:type="character" w:customStyle="1" w:styleId="af9">
    <w:name w:val="Тема примечания Знак"/>
    <w:basedOn w:val="12"/>
    <w:link w:val="af8"/>
    <w:uiPriority w:val="99"/>
    <w:semiHidden/>
    <w:rsid w:val="00C11CD7"/>
    <w:rPr>
      <w:rFonts w:ascii="Times New Roman" w:hAnsi="Times New Roman"/>
      <w:b/>
      <w:bCs/>
      <w:sz w:val="20"/>
      <w:szCs w:val="20"/>
    </w:rPr>
  </w:style>
  <w:style w:type="paragraph" w:styleId="afa">
    <w:name w:val="Revision"/>
    <w:hidden/>
    <w:uiPriority w:val="99"/>
    <w:semiHidden/>
    <w:rsid w:val="0091714A"/>
    <w:pPr>
      <w:spacing w:after="0" w:line="240" w:lineRule="auto"/>
    </w:pPr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854F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54F1"/>
    <w:rPr>
      <w:rFonts w:ascii="Consolas" w:hAnsi="Consolas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070A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9693-1966-4BDD-B1D0-0C4AAC91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22</Pages>
  <Words>3954</Words>
  <Characters>22544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kekwxd3228@mail.ru</dc:creator>
  <cp:keywords/>
  <dc:description/>
  <cp:lastModifiedBy>kekwxd3228@mail.ru</cp:lastModifiedBy>
  <cp:revision>67</cp:revision>
  <dcterms:created xsi:type="dcterms:W3CDTF">2026-09-16T02:27:00Z</dcterms:created>
  <dcterms:modified xsi:type="dcterms:W3CDTF">2026-10-07T03:43:00Z</dcterms:modified>
</cp:coreProperties>
</file>